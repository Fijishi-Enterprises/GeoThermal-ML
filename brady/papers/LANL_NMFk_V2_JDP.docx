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50B95" w14:textId="77777777" w:rsidR="00032D9B" w:rsidRPr="00032D9B" w:rsidRDefault="00032D9B" w:rsidP="00032D9B">
      <w:pPr>
        <w:rPr>
          <w:b/>
          <w:bCs/>
        </w:rPr>
      </w:pPr>
      <w:r w:rsidRPr="00032D9B">
        <w:rPr>
          <w:b/>
          <w:bCs/>
        </w:rPr>
        <w:t>Which geologic factors are associated with production in geothermal fields? Non-negative matrix factorization with k-means clustering (</w:t>
      </w:r>
      <w:proofErr w:type="spellStart"/>
      <w:r w:rsidRPr="00032D9B">
        <w:rPr>
          <w:b/>
          <w:bCs/>
        </w:rPr>
        <w:t>NMF</w:t>
      </w:r>
      <w:r w:rsidRPr="00032D9B">
        <w:rPr>
          <w:b/>
          <w:bCs/>
          <w:i/>
          <w:iCs/>
        </w:rPr>
        <w:t>k</w:t>
      </w:r>
      <w:proofErr w:type="spellEnd"/>
      <w:r w:rsidRPr="00032D9B">
        <w:rPr>
          <w:b/>
          <w:bCs/>
        </w:rPr>
        <w:t>) analysis of 3D geologic data, Brady geothermal field, Nevada</w:t>
      </w:r>
    </w:p>
    <w:p w14:paraId="45AA447F" w14:textId="1B86B7BB" w:rsidR="00032D9B" w:rsidRPr="00C2612A" w:rsidRDefault="00032D9B" w:rsidP="00032D9B">
      <w:pPr>
        <w:spacing w:before="240" w:after="240" w:line="240" w:lineRule="auto"/>
        <w:rPr>
          <w:rFonts w:ascii="Times New Roman" w:eastAsia="Times New Roman" w:hAnsi="Times New Roman" w:cs="Times New Roman"/>
          <w:sz w:val="24"/>
          <w:szCs w:val="24"/>
        </w:rPr>
      </w:pPr>
      <w:commentRangeStart w:id="0"/>
      <w:r w:rsidRPr="00C2612A">
        <w:rPr>
          <w:rFonts w:ascii="Times New Roman" w:eastAsia="Times New Roman" w:hAnsi="Times New Roman" w:cs="Times New Roman"/>
          <w:color w:val="000000"/>
          <w:sz w:val="24"/>
          <w:szCs w:val="24"/>
        </w:rPr>
        <w:t>Drew L. Siler</w:t>
      </w:r>
      <w:r w:rsidRPr="00C2612A">
        <w:rPr>
          <w:rFonts w:ascii="Times New Roman" w:eastAsia="Times New Roman" w:hAnsi="Times New Roman" w:cs="Times New Roman"/>
          <w:color w:val="000000"/>
          <w:sz w:val="14"/>
          <w:szCs w:val="14"/>
          <w:vertAlign w:val="superscript"/>
        </w:rPr>
        <w:t>1</w:t>
      </w:r>
      <w:r w:rsidRPr="00C2612A">
        <w:rPr>
          <w:rFonts w:ascii="Times New Roman" w:eastAsia="Times New Roman" w:hAnsi="Times New Roman" w:cs="Times New Roman"/>
          <w:color w:val="000000"/>
          <w:sz w:val="24"/>
          <w:szCs w:val="24"/>
        </w:rPr>
        <w:t xml:space="preserve">, </w:t>
      </w:r>
      <w:ins w:id="1" w:author="Pepin, Jeffrey D" w:date="2020-09-10T13:27:00Z">
        <w:r w:rsidR="00ED3EDF">
          <w:rPr>
            <w:rFonts w:ascii="Times New Roman" w:eastAsia="Times New Roman" w:hAnsi="Times New Roman" w:cs="Times New Roman"/>
            <w:color w:val="000000"/>
            <w:sz w:val="24"/>
            <w:szCs w:val="24"/>
          </w:rPr>
          <w:t xml:space="preserve">Jeff D. </w:t>
        </w:r>
      </w:ins>
      <w:r w:rsidRPr="00C2612A">
        <w:rPr>
          <w:rFonts w:ascii="Times New Roman" w:eastAsia="Times New Roman" w:hAnsi="Times New Roman" w:cs="Times New Roman"/>
          <w:color w:val="000000"/>
          <w:sz w:val="24"/>
          <w:szCs w:val="24"/>
        </w:rPr>
        <w:t>Pepin</w:t>
      </w:r>
      <w:r w:rsidRPr="00C2612A">
        <w:rPr>
          <w:rFonts w:ascii="Times New Roman" w:eastAsia="Times New Roman" w:hAnsi="Times New Roman" w:cs="Times New Roman"/>
          <w:color w:val="000000"/>
          <w:sz w:val="14"/>
          <w:szCs w:val="14"/>
          <w:vertAlign w:val="superscript"/>
        </w:rPr>
        <w:t>2</w:t>
      </w:r>
      <w:r w:rsidRPr="00C2612A">
        <w:rPr>
          <w:rFonts w:ascii="Times New Roman" w:eastAsia="Times New Roman" w:hAnsi="Times New Roman" w:cs="Times New Roman"/>
          <w:color w:val="000000"/>
          <w:sz w:val="24"/>
          <w:szCs w:val="24"/>
        </w:rPr>
        <w:t>, Vesselinov</w:t>
      </w:r>
      <w:r w:rsidRPr="00C2612A">
        <w:rPr>
          <w:rFonts w:ascii="Times New Roman" w:eastAsia="Times New Roman" w:hAnsi="Times New Roman" w:cs="Times New Roman"/>
          <w:color w:val="000000"/>
          <w:sz w:val="14"/>
          <w:szCs w:val="14"/>
          <w:vertAlign w:val="superscript"/>
        </w:rPr>
        <w:t>3</w:t>
      </w:r>
      <w:r w:rsidRPr="00C2612A">
        <w:rPr>
          <w:rFonts w:ascii="Times New Roman" w:eastAsia="Times New Roman" w:hAnsi="Times New Roman" w:cs="Times New Roman"/>
          <w:color w:val="000000"/>
          <w:sz w:val="24"/>
          <w:szCs w:val="24"/>
        </w:rPr>
        <w:t>, Mudunuru</w:t>
      </w:r>
      <w:r w:rsidRPr="00C2612A">
        <w:rPr>
          <w:rFonts w:ascii="Times New Roman" w:eastAsia="Times New Roman" w:hAnsi="Times New Roman" w:cs="Times New Roman"/>
          <w:color w:val="000000"/>
          <w:sz w:val="14"/>
          <w:szCs w:val="14"/>
          <w:vertAlign w:val="superscript"/>
        </w:rPr>
        <w:t>3</w:t>
      </w:r>
      <w:commentRangeEnd w:id="0"/>
      <w:r w:rsidR="000C3670">
        <w:rPr>
          <w:rStyle w:val="CommentReference"/>
        </w:rPr>
        <w:commentReference w:id="0"/>
      </w:r>
    </w:p>
    <w:p w14:paraId="1ED4169B" w14:textId="319C3852" w:rsidR="00ED3EDF" w:rsidRPr="00ED3EDF" w:rsidRDefault="00ED3EDF">
      <w:pPr>
        <w:spacing w:before="240" w:after="240" w:line="240" w:lineRule="auto"/>
        <w:rPr>
          <w:ins w:id="2" w:author="Pepin, Jeffrey D" w:date="2020-09-10T13:27:00Z"/>
          <w:rFonts w:ascii="Times New Roman" w:eastAsia="Times New Roman" w:hAnsi="Times New Roman" w:cs="Times New Roman"/>
          <w:color w:val="000000"/>
          <w:sz w:val="24"/>
          <w:szCs w:val="24"/>
          <w:rPrChange w:id="3" w:author="Pepin, Jeffrey D" w:date="2020-09-10T13:28:00Z">
            <w:rPr>
              <w:ins w:id="4" w:author="Pepin, Jeffrey D" w:date="2020-09-10T13:27:00Z"/>
              <w:rFonts w:eastAsia="Times New Roman"/>
            </w:rPr>
          </w:rPrChange>
        </w:rPr>
        <w:pPrChange w:id="5" w:author="Pepin, Jeffrey D" w:date="2020-09-10T13:28:00Z">
          <w:pPr>
            <w:pStyle w:val="Heading1"/>
          </w:pPr>
        </w:pPrChange>
      </w:pPr>
      <w:ins w:id="6" w:author="Pepin, Jeffrey D" w:date="2020-09-10T13:27:00Z">
        <w:r w:rsidRPr="00ED3EDF">
          <w:rPr>
            <w:rFonts w:ascii="Times New Roman" w:eastAsia="Times New Roman" w:hAnsi="Times New Roman" w:cs="Times New Roman"/>
            <w:color w:val="000000"/>
            <w:sz w:val="24"/>
            <w:szCs w:val="24"/>
            <w:vertAlign w:val="superscript"/>
            <w:rPrChange w:id="7" w:author="Pepin, Jeffrey D" w:date="2020-09-10T13:28:00Z">
              <w:rPr>
                <w:rFonts w:eastAsia="Times New Roman"/>
              </w:rPr>
            </w:rPrChange>
          </w:rPr>
          <w:t>2</w:t>
        </w:r>
        <w:r w:rsidRPr="00ED3EDF">
          <w:rPr>
            <w:rFonts w:ascii="Times New Roman" w:eastAsia="Times New Roman" w:hAnsi="Times New Roman" w:cs="Times New Roman"/>
            <w:color w:val="000000"/>
            <w:sz w:val="24"/>
            <w:szCs w:val="24"/>
            <w:rPrChange w:id="8" w:author="Pepin, Jeffrey D" w:date="2020-09-10T13:28:00Z">
              <w:rPr>
                <w:rFonts w:eastAsia="Times New Roman"/>
              </w:rPr>
            </w:rPrChange>
          </w:rPr>
          <w:t>U.S. G</w:t>
        </w:r>
      </w:ins>
      <w:ins w:id="9" w:author="Pepin, Jeffrey D" w:date="2020-09-10T13:28:00Z">
        <w:r w:rsidRPr="00ED3EDF">
          <w:rPr>
            <w:rFonts w:ascii="Times New Roman" w:eastAsia="Times New Roman" w:hAnsi="Times New Roman" w:cs="Times New Roman"/>
            <w:color w:val="000000"/>
            <w:sz w:val="24"/>
            <w:szCs w:val="24"/>
            <w:rPrChange w:id="10" w:author="Pepin, Jeffrey D" w:date="2020-09-10T13:28:00Z">
              <w:rPr>
                <w:rFonts w:eastAsia="Times New Roman"/>
              </w:rPr>
            </w:rPrChange>
          </w:rPr>
          <w:t>eological Survey, Albuquerque, New Mexico, USA</w:t>
        </w:r>
      </w:ins>
    </w:p>
    <w:p w14:paraId="30128F29" w14:textId="1A4331A4" w:rsidR="00032D9B" w:rsidRPr="00C2612A" w:rsidRDefault="00032D9B" w:rsidP="00032D9B">
      <w:pPr>
        <w:pStyle w:val="Heading1"/>
        <w:rPr>
          <w:rFonts w:ascii="Times New Roman" w:eastAsia="Times New Roman" w:hAnsi="Times New Roman" w:cs="Times New Roman"/>
          <w:b/>
          <w:bCs/>
          <w:sz w:val="48"/>
          <w:szCs w:val="48"/>
        </w:rPr>
      </w:pPr>
      <w:commentRangeStart w:id="11"/>
      <w:r w:rsidRPr="00C2612A">
        <w:rPr>
          <w:rFonts w:eastAsia="Times New Roman"/>
        </w:rPr>
        <w:t>Abstract</w:t>
      </w:r>
      <w:commentRangeEnd w:id="11"/>
      <w:r w:rsidR="000C3670">
        <w:rPr>
          <w:rStyle w:val="CommentReference"/>
          <w:rFonts w:asciiTheme="minorHAnsi" w:eastAsiaTheme="minorHAnsi" w:hAnsiTheme="minorHAnsi" w:cstheme="minorBidi"/>
          <w:color w:val="auto"/>
        </w:rPr>
        <w:commentReference w:id="11"/>
      </w:r>
    </w:p>
    <w:p w14:paraId="530AD543" w14:textId="77777777" w:rsidR="00032D9B" w:rsidRPr="00C2612A" w:rsidRDefault="00032D9B" w:rsidP="00032D9B">
      <w:pPr>
        <w:spacing w:after="0" w:line="240" w:lineRule="auto"/>
        <w:rPr>
          <w:rFonts w:ascii="Times New Roman" w:eastAsia="Times New Roman" w:hAnsi="Times New Roman" w:cs="Times New Roman"/>
          <w:sz w:val="24"/>
          <w:szCs w:val="24"/>
        </w:rPr>
      </w:pPr>
    </w:p>
    <w:p w14:paraId="61A43C1C" w14:textId="77777777" w:rsidR="00032D9B" w:rsidRDefault="00032D9B" w:rsidP="00032D9B">
      <w:pPr>
        <w:pStyle w:val="Heading1"/>
        <w:numPr>
          <w:ilvl w:val="0"/>
          <w:numId w:val="2"/>
        </w:numPr>
        <w:rPr>
          <w:rFonts w:eastAsia="Times New Roman"/>
        </w:rPr>
      </w:pPr>
      <w:r w:rsidRPr="00C2612A">
        <w:rPr>
          <w:rFonts w:eastAsia="Times New Roman"/>
        </w:rPr>
        <w:t>Introduction</w:t>
      </w:r>
    </w:p>
    <w:p w14:paraId="74A2F707" w14:textId="37D3BFB1" w:rsidR="00032D9B" w:rsidRDefault="00032D9B" w:rsidP="00032D9B">
      <w:r w:rsidRPr="00C2612A">
        <w:t xml:space="preserve">Permeability in the crust can be highly variable in space (e.g., Caine et al., 1996; Caine and Forster, 1999; Fairley et al., 2003; Fairley and Hinds, 2004; Sanderson and Zhang, 2004). Accordingly, it is commonplace in developed geothermal systems for production fluid flow to occur from a few relatively small (sub-meter- to meter-long) intervals of </w:t>
      </w:r>
      <w:r w:rsidR="00A347A3">
        <w:t xml:space="preserve">a </w:t>
      </w:r>
      <w:r w:rsidRPr="00C2612A">
        <w:t>borehole that may be 100s or 1000s of meters in total length (based on Nevada Division of Minerals, publicly available data). This compartmentalization of hydrothermal fluid flow means that within geothermal fields the volume of rock that transmits fluids at volumes</w:t>
      </w:r>
      <w:r w:rsidR="00A347A3">
        <w:t xml:space="preserve"> suitable for power production</w:t>
      </w:r>
      <w:r w:rsidRPr="00C2612A">
        <w:t xml:space="preserve"> is </w:t>
      </w:r>
      <w:del w:id="12" w:author="Pepin, Jeffrey D" w:date="2020-09-10T13:29:00Z">
        <w:r w:rsidR="00A347A3" w:rsidDel="00173114">
          <w:delText xml:space="preserve">much, </w:delText>
        </w:r>
      </w:del>
      <w:r w:rsidR="00A347A3">
        <w:t>much</w:t>
      </w:r>
      <w:r w:rsidRPr="00C2612A">
        <w:t xml:space="preserve"> smaller than the volume of rock that does not transmit fluid (or transmits at sub-commercial volumes). This presents a significant challenge to efficient exploration</w:t>
      </w:r>
      <w:r w:rsidR="00A347A3">
        <w:t>,</w:t>
      </w:r>
      <w:r w:rsidRPr="00C2612A">
        <w:t xml:space="preserve"> development</w:t>
      </w:r>
      <w:r w:rsidR="00A347A3">
        <w:t>, and maintenance</w:t>
      </w:r>
      <w:r w:rsidRPr="00C2612A">
        <w:t xml:space="preserve"> of these renewable energy resources. The compartmentalization </w:t>
      </w:r>
      <w:r w:rsidR="00A347A3">
        <w:t xml:space="preserve">of the fluid flow system </w:t>
      </w:r>
      <w:r w:rsidRPr="00C2612A">
        <w:t>may be associated with spatial changes in fracture permeability along faults, and/or with permeability variation in the stratigraphic succession. The purpose of this study is to shed light on the geologic factors that control the compartmentalization of fluid flow in hydrothermal systems. We evaluate this through non-negative matrix factorization with k-means clustering (</w:t>
      </w:r>
      <w:proofErr w:type="spellStart"/>
      <w:r w:rsidRPr="00C2612A">
        <w:t>NMF</w:t>
      </w:r>
      <w:r w:rsidRPr="00032D9B">
        <w:rPr>
          <w:i/>
          <w:iCs/>
        </w:rPr>
        <w:t>k</w:t>
      </w:r>
      <w:proofErr w:type="spellEnd"/>
      <w:r w:rsidRPr="00C2612A">
        <w:t>)</w:t>
      </w:r>
      <w:r w:rsidRPr="00032D9B">
        <w:rPr>
          <w:i/>
          <w:iCs/>
        </w:rPr>
        <w:t xml:space="preserve"> </w:t>
      </w:r>
      <w:r w:rsidRPr="00C2612A">
        <w:t>analysis of three-dimensional (3D) geologic characteristics</w:t>
      </w:r>
      <w:r w:rsidR="00A347A3">
        <w:t>.</w:t>
      </w:r>
      <w:r w:rsidRPr="00C2612A">
        <w:t xml:space="preserve"> </w:t>
      </w:r>
      <w:proofErr w:type="spellStart"/>
      <w:r w:rsidRPr="00C2612A">
        <w:t>NMF</w:t>
      </w:r>
      <w:r w:rsidRPr="00032D9B">
        <w:rPr>
          <w:i/>
          <w:iCs/>
        </w:rPr>
        <w:t>k</w:t>
      </w:r>
      <w:proofErr w:type="spellEnd"/>
      <w:r w:rsidRPr="00032D9B">
        <w:rPr>
          <w:i/>
          <w:iCs/>
        </w:rPr>
        <w:t xml:space="preserve"> </w:t>
      </w:r>
      <w:r w:rsidRPr="00C2612A">
        <w:t xml:space="preserve">is applied to a suite of geologic factors that have been calculated along production, injection, and non-productive wells at Brady geothermal field in </w:t>
      </w:r>
      <w:r w:rsidR="00A347A3">
        <w:t>north</w:t>
      </w:r>
      <w:r w:rsidRPr="00C2612A">
        <w:t xml:space="preserve">western, NV. The results elucidate the geologic factors that are most closely associated with production wells. Tracking the 3D distribution of these factors in new geothermal prospects and in developed geothermal fields may help promote more efficient resource </w:t>
      </w:r>
      <w:r w:rsidR="00A347A3">
        <w:t>development and reservoir maintenance</w:t>
      </w:r>
      <w:r w:rsidRPr="00C2612A">
        <w:t>.</w:t>
      </w:r>
    </w:p>
    <w:p w14:paraId="2AEBC739" w14:textId="024C51BC"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2. Background</w:t>
      </w:r>
    </w:p>
    <w:p w14:paraId="32469CF7" w14:textId="77777777" w:rsidR="00032D9B" w:rsidRDefault="00032D9B" w:rsidP="00032D9B">
      <w:pPr>
        <w:pStyle w:val="Heading2"/>
        <w:rPr>
          <w:rFonts w:eastAsia="Times New Roman"/>
        </w:rPr>
      </w:pPr>
      <w:r w:rsidRPr="00C2612A">
        <w:rPr>
          <w:rFonts w:eastAsia="Times New Roman"/>
        </w:rPr>
        <w:t>2.1 The Brady geothermal system</w:t>
      </w:r>
    </w:p>
    <w:p w14:paraId="5A007F9A" w14:textId="17535F92" w:rsidR="00032D9B" w:rsidRPr="00C2612A" w:rsidRDefault="00032D9B" w:rsidP="00032D9B">
      <w:pPr>
        <w:rPr>
          <w:rFonts w:ascii="Times New Roman" w:hAnsi="Times New Roman" w:cs="Times New Roman"/>
        </w:rPr>
      </w:pPr>
      <w:r w:rsidRPr="00C2612A">
        <w:t>Brady geothermal field, in northwestern, Nevada, USA has seen geothermal electricity production since 1992 (Figure 1) and research or exploration since</w:t>
      </w:r>
      <w:r w:rsidR="00A347A3">
        <w:t xml:space="preserve"> at least</w:t>
      </w:r>
      <w:r w:rsidRPr="00C2612A">
        <w:t xml:space="preserve"> 1959 (Benoit and Butler, 1983). The hydrothermal system supplies hot fluid to two power stations and a direct-use vegetable drying facility. Electricity production capacity at Brady is 26.1 </w:t>
      </w:r>
      <w:proofErr w:type="spellStart"/>
      <w:r w:rsidRPr="00C2612A">
        <w:t>MWe</w:t>
      </w:r>
      <w:proofErr w:type="spellEnd"/>
      <w:r w:rsidRPr="00C2612A">
        <w:t xml:space="preserve">, and ~7 </w:t>
      </w:r>
      <w:proofErr w:type="spellStart"/>
      <w:r w:rsidRPr="00C2612A">
        <w:t>MWth</w:t>
      </w:r>
      <w:proofErr w:type="spellEnd"/>
      <w:r w:rsidRPr="00C2612A">
        <w:t xml:space="preserve"> is supplied to the drying facility (</w:t>
      </w:r>
      <w:proofErr w:type="spellStart"/>
      <w:r w:rsidRPr="00C2612A">
        <w:t>Ayling</w:t>
      </w:r>
      <w:proofErr w:type="spellEnd"/>
      <w:r w:rsidRPr="00C2612A">
        <w:t>, 2020). Temperatures of produced fluid have been ~130-185°C during this time (based on Nevada Division of Minerals, publicly available data), though temperatures as high as 219°C have been measured (</w:t>
      </w:r>
      <w:proofErr w:type="spellStart"/>
      <w:r w:rsidRPr="00C2612A">
        <w:t>Shevenell</w:t>
      </w:r>
      <w:proofErr w:type="spellEnd"/>
      <w:r w:rsidRPr="00C2612A">
        <w:t xml:space="preserve"> et al., 2012). These relatively high temperatures </w:t>
      </w:r>
      <w:r w:rsidR="00A347A3">
        <w:t xml:space="preserve">at relatively shallow levels (300-600 depth for </w:t>
      </w:r>
      <w:r w:rsidR="00DA0E13">
        <w:t>some production wells</w:t>
      </w:r>
      <w:r w:rsidR="00A347A3">
        <w:t xml:space="preserve">) </w:t>
      </w:r>
      <w:r w:rsidR="00DA0E13">
        <w:t xml:space="preserve">occur </w:t>
      </w:r>
      <w:r w:rsidR="00A347A3">
        <w:t>as a result of either convective circulation</w:t>
      </w:r>
      <w:r w:rsidRPr="00C2612A">
        <w:t xml:space="preserve"> </w:t>
      </w:r>
      <w:r w:rsidR="00DA0E13">
        <w:t>driving upwelling, or hydraulic head driven circulation through the hot rock. In either case relatively high heat flow</w:t>
      </w:r>
      <w:r w:rsidRPr="00C2612A">
        <w:t xml:space="preserve"> in the Basin and Range</w:t>
      </w:r>
      <w:r w:rsidR="00DA0E13">
        <w:t>, which is</w:t>
      </w:r>
      <w:r w:rsidRPr="00C2612A">
        <w:t xml:space="preserve"> associated with Miocene to recent crustal thinning (</w:t>
      </w:r>
      <w:proofErr w:type="spellStart"/>
      <w:r w:rsidRPr="00C2612A">
        <w:t>Lachenbruch</w:t>
      </w:r>
      <w:proofErr w:type="spellEnd"/>
      <w:r w:rsidRPr="00C2612A">
        <w:t xml:space="preserve"> and Sass, 1977; </w:t>
      </w:r>
      <w:r w:rsidRPr="00C2612A">
        <w:lastRenderedPageBreak/>
        <w:t>Blackwell, 1983)</w:t>
      </w:r>
      <w:ins w:id="13" w:author="Pepin, Jeffrey D" w:date="2020-09-10T13:32:00Z">
        <w:r w:rsidR="00173114">
          <w:t>,</w:t>
        </w:r>
      </w:ins>
      <w:r w:rsidR="00DA0E13">
        <w:t xml:space="preserve"> provides that heat for the Brady geothermal field</w:t>
      </w:r>
      <w:r w:rsidRPr="00C2612A">
        <w:t xml:space="preserve">. </w:t>
      </w:r>
      <w:r w:rsidR="00DA0E13">
        <w:t>The f</w:t>
      </w:r>
      <w:r w:rsidRPr="00C2612A">
        <w:t xml:space="preserve">luids circulate through a system of transmissive pathways </w:t>
      </w:r>
      <w:r w:rsidR="00DA0E13">
        <w:t>that have been primarily attributed to</w:t>
      </w:r>
      <w:r w:rsidRPr="00C2612A">
        <w:t xml:space="preserve"> </w:t>
      </w:r>
      <w:r w:rsidR="00DA0E13">
        <w:t>a</w:t>
      </w:r>
      <w:r w:rsidRPr="00C2612A">
        <w:t xml:space="preserve"> fracture system in a step-over in the Basin and Range-type (e.g., Wernicke, 1992; Colgan et al., 2006) normal fault, the Brady fault (Faulds, et al., 2003, 2010a,b; 2017</w:t>
      </w:r>
      <w:r w:rsidR="00DA0E13">
        <w:t>; Siler et al., 2018</w:t>
      </w:r>
      <w:r w:rsidRPr="00C2612A">
        <w:t>)</w:t>
      </w:r>
      <w:r w:rsidR="00DA0E13">
        <w:t xml:space="preserve">. </w:t>
      </w:r>
    </w:p>
    <w:p w14:paraId="602C28E9" w14:textId="77777777" w:rsidR="00032D9B" w:rsidRDefault="00032D9B" w:rsidP="00032D9B">
      <w:r w:rsidRPr="00C2612A">
        <w:rPr>
          <w:rFonts w:ascii="Arial" w:eastAsia="Times New Roman" w:hAnsi="Arial" w:cs="Arial"/>
          <w:noProof/>
          <w:color w:val="000000"/>
          <w:sz w:val="24"/>
          <w:szCs w:val="24"/>
          <w:bdr w:val="none" w:sz="0" w:space="0" w:color="auto" w:frame="1"/>
        </w:rPr>
        <w:drawing>
          <wp:inline distT="0" distB="0" distL="0" distR="0" wp14:anchorId="1056D01D" wp14:editId="6D7A9E8E">
            <wp:extent cx="5029200" cy="619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6191250"/>
                    </a:xfrm>
                    <a:prstGeom prst="rect">
                      <a:avLst/>
                    </a:prstGeom>
                    <a:noFill/>
                    <a:ln>
                      <a:noFill/>
                    </a:ln>
                  </pic:spPr>
                </pic:pic>
              </a:graphicData>
            </a:graphic>
          </wp:inline>
        </w:drawing>
      </w:r>
    </w:p>
    <w:p w14:paraId="192A570D" w14:textId="0662252E" w:rsidR="00032D9B" w:rsidRPr="00032D9B" w:rsidRDefault="00032D9B" w:rsidP="00032D9B">
      <w:pPr>
        <w:pStyle w:val="FIgureCaption"/>
      </w:pPr>
      <w:r w:rsidRPr="00032D9B">
        <w:t>Figure 1. Map of Brady geothermal area. The fault</w:t>
      </w:r>
      <w:del w:id="14" w:author="Pepin, Jeffrey D" w:date="2020-09-10T13:33:00Z">
        <w:r w:rsidRPr="00032D9B" w:rsidDel="00173114">
          <w:delText>s</w:delText>
        </w:r>
      </w:del>
      <w:r w:rsidRPr="00032D9B">
        <w:t xml:space="preserve"> strands that constitute the Brady fault are shown in green. Contours represent modeled temperature at 750 depth. Wells are colored by their usage (production, injection, and non-productive) for depths shallower than 750 m.</w:t>
      </w:r>
      <w:r w:rsidR="00DA0E13">
        <w:t xml:space="preserve"> The general geometry of the step-over is shown to the left of the fault system.</w:t>
      </w:r>
    </w:p>
    <w:p w14:paraId="085A507D" w14:textId="77777777" w:rsidR="00032D9B" w:rsidRDefault="00032D9B" w:rsidP="00032D9B"/>
    <w:p w14:paraId="0BCE78D2" w14:textId="57683BC0" w:rsidR="00032D9B" w:rsidRPr="00C2612A" w:rsidRDefault="00032D9B" w:rsidP="00032D9B">
      <w:pPr>
        <w:rPr>
          <w:rFonts w:ascii="Times New Roman" w:hAnsi="Times New Roman" w:cs="Times New Roman"/>
        </w:rPr>
      </w:pPr>
      <w:r w:rsidRPr="00C2612A">
        <w:lastRenderedPageBreak/>
        <w:t>The stratigraphic section at Brady consists of metamorphic basement rocks overlain by Oligocene to</w:t>
      </w:r>
      <w:del w:id="15" w:author="Pepin, Jeffrey D" w:date="2020-09-10T13:33:00Z">
        <w:r w:rsidRPr="00C2612A" w:rsidDel="00173114">
          <w:delText xml:space="preserve"> </w:delText>
        </w:r>
      </w:del>
      <w:r w:rsidR="00035139">
        <w:t xml:space="preserve"> late </w:t>
      </w:r>
      <w:r w:rsidRPr="00C2612A">
        <w:t xml:space="preserve">Miocene volcanic rocks, and </w:t>
      </w:r>
      <w:r w:rsidR="00035139">
        <w:t xml:space="preserve">late </w:t>
      </w:r>
      <w:r w:rsidRPr="00C2612A">
        <w:t>Miocene to Holocene sedimentary rocks. The Brady fault</w:t>
      </w:r>
      <w:ins w:id="16" w:author="Pepin, Jeffrey D" w:date="2020-09-10T13:34:00Z">
        <w:r w:rsidR="00173114">
          <w:t xml:space="preserve"> zone</w:t>
        </w:r>
      </w:ins>
      <w:r w:rsidRPr="00C2612A">
        <w:t xml:space="preserve"> is a west-dipping, north-northeast-striking system of normal faults that cuts this stratigraphic section (</w:t>
      </w:r>
      <w:r w:rsidRPr="00C2612A">
        <w:rPr>
          <w:color w:val="FF0000"/>
        </w:rPr>
        <w:t>Figure 1</w:t>
      </w:r>
      <w:r w:rsidRPr="00C2612A">
        <w:t>). The step-over (Faulds, et al., 2010a,</w:t>
      </w:r>
      <w:r w:rsidR="00035139">
        <w:t xml:space="preserve"> </w:t>
      </w:r>
      <w:r w:rsidRPr="00C2612A">
        <w:t>b; 2017; Siler et al., 2013, 2016) is an area where parallel but non-collinear strands of the Brady fault</w:t>
      </w:r>
      <w:ins w:id="17" w:author="Pepin, Jeffrey D" w:date="2020-09-10T13:34:00Z">
        <w:r w:rsidR="00173114">
          <w:t xml:space="preserve"> zone</w:t>
        </w:r>
      </w:ins>
      <w:r w:rsidRPr="00C2612A">
        <w:t xml:space="preserve"> come together (e.g., Peacock and Sanderson, 1991, 1994; Fossen and </w:t>
      </w:r>
      <w:proofErr w:type="spellStart"/>
      <w:r w:rsidRPr="00C2612A">
        <w:t>Rotevatn</w:t>
      </w:r>
      <w:proofErr w:type="spellEnd"/>
      <w:r w:rsidRPr="00C2612A">
        <w:t>, 2016). The southern segment of Brady fault zone steps to the left to meet the northern segment (</w:t>
      </w:r>
      <w:r w:rsidRPr="00C2612A">
        <w:rPr>
          <w:color w:val="FF0000"/>
        </w:rPr>
        <w:t>Figure 1</w:t>
      </w:r>
      <w:r w:rsidRPr="00C2612A">
        <w:t>; Faulds et al., 2017). Siler et al., (2018) suggest</w:t>
      </w:r>
      <w:r w:rsidR="00035139">
        <w:t>ed the localization of the hydrothermal system within the step-over is related to</w:t>
      </w:r>
      <w:r w:rsidRPr="00C2612A">
        <w:t xml:space="preserve"> focused stress and strain </w:t>
      </w:r>
      <w:r w:rsidR="00035139">
        <w:t xml:space="preserve">that </w:t>
      </w:r>
      <w:r w:rsidRPr="00C2612A">
        <w:t xml:space="preserve">periodically occur at the step-over during fault slip, resulting in </w:t>
      </w:r>
      <w:r w:rsidR="00035139">
        <w:t>progressive</w:t>
      </w:r>
      <w:r w:rsidRPr="00C2612A">
        <w:t xml:space="preserve"> generation and maintenance of a dense fracture network over geologic time. Advection of heat </w:t>
      </w:r>
      <w:r w:rsidR="00035139">
        <w:t>to shallow levels by</w:t>
      </w:r>
      <w:r w:rsidRPr="00C2612A">
        <w:t xml:space="preserve"> hydrothermal circulation within this fracture network is evident from a ~3 km-wide × 6 km-long (across strike × along strike) temperature anomaly centered on the step-over (</w:t>
      </w:r>
      <w:r w:rsidRPr="00C2612A">
        <w:rPr>
          <w:color w:val="FF0000"/>
        </w:rPr>
        <w:t>Figure 1</w:t>
      </w:r>
      <w:r w:rsidRPr="00C2612A">
        <w:t>). Geothermal production wells at Brady are situated within the step-over. Fluids are produced from two levels; ~300-600 m and ~1750 m depth (based on Nevada Division of Minerals, publicly available data). </w:t>
      </w:r>
    </w:p>
    <w:p w14:paraId="0AFDC69E" w14:textId="77777777" w:rsidR="00032D9B" w:rsidRDefault="00032D9B" w:rsidP="00032D9B">
      <w:pPr>
        <w:pStyle w:val="Heading2"/>
        <w:rPr>
          <w:rFonts w:eastAsia="Times New Roman"/>
        </w:rPr>
      </w:pPr>
      <w:commentRangeStart w:id="18"/>
      <w:r w:rsidRPr="008D6032">
        <w:rPr>
          <w:rFonts w:eastAsia="Times New Roman"/>
          <w:highlight w:val="yellow"/>
        </w:rPr>
        <w:t xml:space="preserve">2.2 </w:t>
      </w:r>
      <w:proofErr w:type="spellStart"/>
      <w:r w:rsidRPr="008D6032">
        <w:rPr>
          <w:rFonts w:eastAsia="Times New Roman"/>
          <w:highlight w:val="yellow"/>
        </w:rPr>
        <w:t>NMF</w:t>
      </w:r>
      <w:r w:rsidRPr="008D6032">
        <w:rPr>
          <w:rFonts w:eastAsia="Times New Roman"/>
          <w:i/>
          <w:iCs/>
          <w:highlight w:val="yellow"/>
        </w:rPr>
        <w:t>k</w:t>
      </w:r>
      <w:proofErr w:type="spellEnd"/>
      <w:r w:rsidRPr="008D6032">
        <w:rPr>
          <w:rFonts w:eastAsia="Times New Roman"/>
          <w:i/>
          <w:iCs/>
          <w:highlight w:val="yellow"/>
        </w:rPr>
        <w:t xml:space="preserve"> </w:t>
      </w:r>
      <w:r w:rsidRPr="008D6032">
        <w:rPr>
          <w:rFonts w:eastAsia="Times New Roman"/>
          <w:highlight w:val="yellow"/>
        </w:rPr>
        <w:t>analysis</w:t>
      </w:r>
      <w:commentRangeEnd w:id="18"/>
      <w:r w:rsidR="003146B4">
        <w:rPr>
          <w:rStyle w:val="CommentReference"/>
          <w:rFonts w:asciiTheme="minorHAnsi" w:eastAsiaTheme="minorHAnsi" w:hAnsiTheme="minorHAnsi" w:cstheme="minorBidi"/>
          <w:color w:val="auto"/>
        </w:rPr>
        <w:commentReference w:id="18"/>
      </w:r>
    </w:p>
    <w:p w14:paraId="44B942F6" w14:textId="77777777" w:rsidR="00032D9B" w:rsidRDefault="00032D9B" w:rsidP="00032D9B">
      <w:r w:rsidRPr="008D6032">
        <w:rPr>
          <w:highlight w:val="yellow"/>
        </w:rPr>
        <w:t xml:space="preserve">TEXT ON </w:t>
      </w:r>
      <w:proofErr w:type="spellStart"/>
      <w:r w:rsidRPr="008D6032">
        <w:rPr>
          <w:highlight w:val="yellow"/>
        </w:rPr>
        <w:t>NMFk</w:t>
      </w:r>
      <w:proofErr w:type="spellEnd"/>
      <w:r w:rsidRPr="008D6032">
        <w:rPr>
          <w:highlight w:val="yellow"/>
        </w:rPr>
        <w:t xml:space="preserve"> background here</w:t>
      </w:r>
    </w:p>
    <w:p w14:paraId="124AAD9D" w14:textId="77777777"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3.  Methods</w:t>
      </w:r>
    </w:p>
    <w:p w14:paraId="55F31622" w14:textId="067451FF" w:rsidR="00032D9B" w:rsidRPr="00C2612A" w:rsidRDefault="00032D9B" w:rsidP="00032D9B">
      <w:pPr>
        <w:rPr>
          <w:rFonts w:ascii="Times New Roman" w:hAnsi="Times New Roman" w:cs="Times New Roman"/>
        </w:rPr>
      </w:pPr>
      <w:r w:rsidRPr="00C2612A">
        <w:t xml:space="preserve">An existing 3D geologic map of Brady, synthesizing a variety of geologic and geophysical data (Siler and Faulds, 2013a; Jolie et al., 2015; Siler et al., 2016, </w:t>
      </w:r>
      <w:r w:rsidRPr="00C2612A">
        <w:rPr>
          <w:color w:val="FF0000"/>
        </w:rPr>
        <w:t>2020</w:t>
      </w:r>
      <w:r w:rsidRPr="00C2612A">
        <w:t xml:space="preserve">; Witter et al., 2016) was used to develop a suite of geologic variables that may </w:t>
      </w:r>
      <w:r w:rsidR="00035139">
        <w:t>control</w:t>
      </w:r>
      <w:r w:rsidRPr="00C2612A">
        <w:t xml:space="preserve"> the distribution/localization of production-grade fluid flow. The fourteen different variables described below are calculated and projected to </w:t>
      </w:r>
      <w:r w:rsidR="00035139">
        <w:t>forty-seven</w:t>
      </w:r>
      <w:r w:rsidRPr="00C2612A">
        <w:t xml:space="preserve"> production, injection, and non-productive wells within the field (</w:t>
      </w:r>
      <w:r w:rsidRPr="00C2612A">
        <w:rPr>
          <w:color w:val="FF0000"/>
        </w:rPr>
        <w:t>Figure 1</w:t>
      </w:r>
      <w:r w:rsidRPr="00C2612A">
        <w:t>).</w:t>
      </w:r>
    </w:p>
    <w:p w14:paraId="69A4F5BC" w14:textId="77777777"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3.1 Geothermal variables</w:t>
      </w:r>
    </w:p>
    <w:p w14:paraId="78740FE6"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 xml:space="preserve">Fault factors (faults, </w:t>
      </w:r>
      <w:proofErr w:type="spellStart"/>
      <w:r w:rsidRPr="00C2612A">
        <w:rPr>
          <w:rFonts w:eastAsia="Times New Roman"/>
        </w:rPr>
        <w:t>faultnear</w:t>
      </w:r>
      <w:proofErr w:type="spellEnd"/>
      <w:r w:rsidRPr="00C2612A">
        <w:rPr>
          <w:rFonts w:eastAsia="Times New Roman"/>
        </w:rPr>
        <w:t xml:space="preserve">, curve, td, </w:t>
      </w:r>
      <w:proofErr w:type="spellStart"/>
      <w:r w:rsidRPr="00C2612A">
        <w:rPr>
          <w:rFonts w:eastAsia="Times New Roman"/>
        </w:rPr>
        <w:t>ts</w:t>
      </w:r>
      <w:proofErr w:type="spellEnd"/>
      <w:r w:rsidRPr="00C2612A">
        <w:rPr>
          <w:rFonts w:eastAsia="Times New Roman"/>
        </w:rPr>
        <w:t>):</w:t>
      </w:r>
    </w:p>
    <w:p w14:paraId="1792EC42" w14:textId="24BB3DB5" w:rsidR="00032D9B" w:rsidRPr="00C2612A" w:rsidRDefault="00032D9B" w:rsidP="00032D9B">
      <w:pPr>
        <w:rPr>
          <w:rFonts w:ascii="Times New Roman" w:hAnsi="Times New Roman" w:cs="Times New Roman"/>
        </w:rPr>
      </w:pPr>
      <w:r w:rsidRPr="00C2612A">
        <w:t xml:space="preserve">For each of the thirty-two faults defined by the 3D geologic map (Siler and Faulds, 2013a; Siler et al., 2016, </w:t>
      </w:r>
      <w:r w:rsidRPr="00C2612A">
        <w:rPr>
          <w:color w:val="FF0000"/>
        </w:rPr>
        <w:t>2020</w:t>
      </w:r>
      <w:r w:rsidRPr="00C2612A">
        <w:t>; Witter et al., 2016), a 30-meter-wide fault zone is generated. This zone approximates the effective width of secondary faulting and fracturing around each fault</w:t>
      </w:r>
      <w:r w:rsidR="00E06AAA">
        <w:t xml:space="preserve"> and is consistent with empirically derived fault zone widths for kms-long faults, like the Brady fault zone</w:t>
      </w:r>
      <w:r w:rsidRPr="00C2612A">
        <w:t xml:space="preserve"> (Scholz et al. 1993; Anders and </w:t>
      </w:r>
      <w:proofErr w:type="spellStart"/>
      <w:r w:rsidRPr="00C2612A">
        <w:t>Wiltschko</w:t>
      </w:r>
      <w:proofErr w:type="spellEnd"/>
      <w:r w:rsidRPr="00C2612A">
        <w:t xml:space="preserve"> 1994). The </w:t>
      </w:r>
      <w:r w:rsidRPr="00C2612A">
        <w:rPr>
          <w:i/>
          <w:iCs/>
        </w:rPr>
        <w:t xml:space="preserve">fault </w:t>
      </w:r>
      <w:r w:rsidRPr="00C2612A">
        <w:t xml:space="preserve">variable has a value of ‘1’ where a well is located within a fault zone and ‘0’ for </w:t>
      </w:r>
      <w:r w:rsidR="00E06AAA">
        <w:t>segments</w:t>
      </w:r>
      <w:r w:rsidRPr="00C2612A">
        <w:t xml:space="preserve"> of well not located within a fault zone. The</w:t>
      </w:r>
      <w:r w:rsidRPr="00C2612A">
        <w:rPr>
          <w:i/>
          <w:iCs/>
        </w:rPr>
        <w:t xml:space="preserve"> curve </w:t>
      </w:r>
      <w:r w:rsidRPr="00C2612A">
        <w:t xml:space="preserve">variable is the along-strike and down-dip curvature calculated along each fault. The </w:t>
      </w:r>
      <w:r w:rsidRPr="00C2612A">
        <w:rPr>
          <w:i/>
          <w:iCs/>
        </w:rPr>
        <w:t>td</w:t>
      </w:r>
      <w:r w:rsidRPr="00C2612A">
        <w:t xml:space="preserve"> and </w:t>
      </w:r>
      <w:proofErr w:type="spellStart"/>
      <w:r w:rsidRPr="00C2612A">
        <w:rPr>
          <w:i/>
          <w:iCs/>
        </w:rPr>
        <w:t>ts</w:t>
      </w:r>
      <w:proofErr w:type="spellEnd"/>
      <w:r w:rsidRPr="00C2612A">
        <w:rPr>
          <w:i/>
          <w:iCs/>
        </w:rPr>
        <w:t xml:space="preserve"> </w:t>
      </w:r>
      <w:r w:rsidRPr="00C2612A">
        <w:t xml:space="preserve">variables are the dilation tendency and slip tendency, respectively, calculated for each fault. These values are calculated using methods of Morris et al., (1996) and </w:t>
      </w:r>
      <w:proofErr w:type="spellStart"/>
      <w:r w:rsidRPr="00C2612A">
        <w:t>Ferrill</w:t>
      </w:r>
      <w:proofErr w:type="spellEnd"/>
      <w:r w:rsidRPr="00C2612A">
        <w:t xml:space="preserve"> et al., (1999) and a local stress model </w:t>
      </w:r>
      <w:r w:rsidR="00E06AAA">
        <w:t>calculated at</w:t>
      </w:r>
      <w:r w:rsidRPr="00C2612A">
        <w:t xml:space="preserve"> Brady (Jolie et al., 2015). The </w:t>
      </w:r>
      <w:del w:id="19" w:author="Pepin, Jeffrey D" w:date="2020-09-10T13:37:00Z">
        <w:r w:rsidRPr="00C2612A" w:rsidDel="00173114">
          <w:delText>30 meter-wide</w:delText>
        </w:r>
      </w:del>
      <w:ins w:id="20" w:author="Pepin, Jeffrey D" w:date="2020-09-10T13:37:00Z">
        <w:r w:rsidR="00173114" w:rsidRPr="00C2612A">
          <w:t>30-meter-wide</w:t>
        </w:r>
      </w:ins>
      <w:r w:rsidRPr="00C2612A">
        <w:t xml:space="preserve"> fault zones for each fault are populated with </w:t>
      </w:r>
      <w:r w:rsidRPr="00C2612A">
        <w:rPr>
          <w:i/>
          <w:iCs/>
        </w:rPr>
        <w:t>curve</w:t>
      </w:r>
      <w:r w:rsidRPr="00C2612A">
        <w:t xml:space="preserve">, </w:t>
      </w:r>
      <w:proofErr w:type="spellStart"/>
      <w:r w:rsidRPr="00C2612A">
        <w:rPr>
          <w:i/>
          <w:iCs/>
        </w:rPr>
        <w:t>ts</w:t>
      </w:r>
      <w:proofErr w:type="spellEnd"/>
      <w:r w:rsidRPr="00C2612A">
        <w:t xml:space="preserve">, and </w:t>
      </w:r>
      <w:r w:rsidRPr="00C2612A">
        <w:rPr>
          <w:i/>
          <w:iCs/>
        </w:rPr>
        <w:t xml:space="preserve">td </w:t>
      </w:r>
      <w:r w:rsidRPr="00C2612A">
        <w:t xml:space="preserve">values. Segments of faults with a high value for </w:t>
      </w:r>
      <w:r w:rsidRPr="00C2612A">
        <w:rPr>
          <w:i/>
          <w:iCs/>
        </w:rPr>
        <w:t xml:space="preserve">curve </w:t>
      </w:r>
      <w:r w:rsidRPr="00C2612A">
        <w:t>may be associated with accentuated faulting and fracturing</w:t>
      </w:r>
      <w:r w:rsidR="00E06AAA">
        <w:t xml:space="preserve"> as a result of stress loading at the highly curved fault segments (</w:t>
      </w:r>
      <w:r w:rsidR="00777675">
        <w:t>Sibson, 1994), and may host fluid flow</w:t>
      </w:r>
      <w:r w:rsidRPr="00C2612A">
        <w:t xml:space="preserve">. Dilation tendency and slip tendency are the ratios of the resolved normal stress and total stress on faults, respectively. Fault segments that are either highly dilatant (high </w:t>
      </w:r>
      <w:r w:rsidRPr="00C2612A">
        <w:rPr>
          <w:i/>
          <w:iCs/>
        </w:rPr>
        <w:t>td</w:t>
      </w:r>
      <w:r w:rsidRPr="00C2612A">
        <w:t xml:space="preserve">) or stress loaded for slip (high </w:t>
      </w:r>
      <w:proofErr w:type="spellStart"/>
      <w:r w:rsidRPr="00C2612A">
        <w:rPr>
          <w:i/>
          <w:iCs/>
        </w:rPr>
        <w:t>ts</w:t>
      </w:r>
      <w:proofErr w:type="spellEnd"/>
      <w:r w:rsidRPr="00C2612A">
        <w:t>) are likely to host fluid flow (</w:t>
      </w:r>
      <w:commentRangeStart w:id="21"/>
      <w:r w:rsidRPr="00C2612A">
        <w:rPr>
          <w:color w:val="FF0000"/>
        </w:rPr>
        <w:t>Siler et al., 2020</w:t>
      </w:r>
      <w:commentRangeEnd w:id="21"/>
      <w:r w:rsidR="00B37533">
        <w:rPr>
          <w:rStyle w:val="CommentReference"/>
        </w:rPr>
        <w:commentReference w:id="21"/>
      </w:r>
      <w:r w:rsidRPr="00C2612A">
        <w:t xml:space="preserve">). For all locations along the wells, the </w:t>
      </w:r>
      <w:proofErr w:type="spellStart"/>
      <w:r w:rsidRPr="00C2612A">
        <w:rPr>
          <w:i/>
          <w:iCs/>
        </w:rPr>
        <w:t>faultnear</w:t>
      </w:r>
      <w:proofErr w:type="spellEnd"/>
      <w:r w:rsidRPr="00C2612A">
        <w:rPr>
          <w:i/>
          <w:iCs/>
        </w:rPr>
        <w:t xml:space="preserve"> </w:t>
      </w:r>
      <w:r w:rsidRPr="00C2612A">
        <w:t xml:space="preserve">variable is reported as the difference between the distance to the nearest 3D mapped fault and the maximum distance to a fault in the dataset. This is done so that the high </w:t>
      </w:r>
      <w:proofErr w:type="spellStart"/>
      <w:r w:rsidRPr="00C2612A">
        <w:rPr>
          <w:i/>
          <w:iCs/>
        </w:rPr>
        <w:t>faultnear</w:t>
      </w:r>
      <w:proofErr w:type="spellEnd"/>
      <w:r w:rsidRPr="00C2612A">
        <w:rPr>
          <w:i/>
          <w:iCs/>
        </w:rPr>
        <w:t xml:space="preserve"> </w:t>
      </w:r>
      <w:r w:rsidRPr="00C2612A">
        <w:t xml:space="preserve">values occurs at segments of wells </w:t>
      </w:r>
      <w:r w:rsidRPr="00C2612A">
        <w:lastRenderedPageBreak/>
        <w:t>that are near to faults (e.g. Figure 2), in the same way that high values for the other variables occur where hydrothermal processes are expected.</w:t>
      </w:r>
    </w:p>
    <w:p w14:paraId="7A7E63A2" w14:textId="77777777" w:rsidR="00032D9B" w:rsidRPr="00C2612A" w:rsidRDefault="00032D9B" w:rsidP="00032D9B">
      <w:pPr>
        <w:pStyle w:val="Heading3"/>
        <w:rPr>
          <w:rFonts w:ascii="Times New Roman" w:eastAsia="Times New Roman" w:hAnsi="Times New Roman" w:cs="Times New Roman"/>
          <w:b/>
          <w:bCs/>
          <w:sz w:val="27"/>
          <w:szCs w:val="27"/>
        </w:rPr>
      </w:pPr>
      <w:commentRangeStart w:id="22"/>
      <w:r w:rsidRPr="00C2612A">
        <w:rPr>
          <w:rFonts w:eastAsia="Times New Roman"/>
        </w:rPr>
        <w:t xml:space="preserve">Fault density factors </w:t>
      </w:r>
      <w:commentRangeEnd w:id="22"/>
      <w:r w:rsidR="00343A0F">
        <w:rPr>
          <w:rStyle w:val="CommentReference"/>
          <w:rFonts w:asciiTheme="minorHAnsi" w:eastAsiaTheme="minorHAnsi" w:hAnsiTheme="minorHAnsi" w:cstheme="minorBidi"/>
          <w:color w:val="auto"/>
        </w:rPr>
        <w:commentReference w:id="22"/>
      </w:r>
      <w:r w:rsidRPr="00C2612A">
        <w:rPr>
          <w:rFonts w:eastAsia="Times New Roman"/>
        </w:rPr>
        <w:t>(</w:t>
      </w:r>
      <w:proofErr w:type="spellStart"/>
      <w:r w:rsidRPr="00C2612A">
        <w:rPr>
          <w:rFonts w:eastAsia="Times New Roman"/>
          <w:i/>
          <w:iCs/>
        </w:rPr>
        <w:t>faultdense</w:t>
      </w:r>
      <w:proofErr w:type="spellEnd"/>
      <w:r w:rsidRPr="00C2612A">
        <w:rPr>
          <w:rFonts w:eastAsia="Times New Roman"/>
        </w:rPr>
        <w:t xml:space="preserve">, </w:t>
      </w:r>
      <w:proofErr w:type="spellStart"/>
      <w:r w:rsidRPr="00C2612A">
        <w:rPr>
          <w:rFonts w:eastAsia="Times New Roman"/>
          <w:i/>
          <w:iCs/>
        </w:rPr>
        <w:t>faultintdense</w:t>
      </w:r>
      <w:proofErr w:type="spellEnd"/>
      <w:r w:rsidRPr="00C2612A">
        <w:rPr>
          <w:rFonts w:eastAsia="Times New Roman"/>
        </w:rPr>
        <w:t>):</w:t>
      </w:r>
    </w:p>
    <w:p w14:paraId="5DC13EE0" w14:textId="14D6CFFC" w:rsidR="00032D9B" w:rsidRPr="00C2612A" w:rsidRDefault="00032D9B" w:rsidP="00032D9B">
      <w:pPr>
        <w:rPr>
          <w:rFonts w:ascii="Times New Roman" w:hAnsi="Times New Roman" w:cs="Times New Roman"/>
        </w:rPr>
      </w:pPr>
      <w:r w:rsidRPr="00C2612A">
        <w:t>The spatial density of fault planes (</w:t>
      </w:r>
      <w:proofErr w:type="spellStart"/>
      <w:r w:rsidRPr="00C2612A">
        <w:rPr>
          <w:i/>
          <w:iCs/>
        </w:rPr>
        <w:t>faultdense</w:t>
      </w:r>
      <w:proofErr w:type="spellEnd"/>
      <w:r w:rsidRPr="00C2612A">
        <w:t>) and the spatial density of the lines of intersection between faults and the lines of termination of faults (</w:t>
      </w:r>
      <w:proofErr w:type="spellStart"/>
      <w:r w:rsidRPr="00C2612A">
        <w:rPr>
          <w:i/>
          <w:iCs/>
        </w:rPr>
        <w:t>faultintdense</w:t>
      </w:r>
      <w:proofErr w:type="spellEnd"/>
      <w:r w:rsidRPr="00C2612A">
        <w:t>) are calculated in 3-D space (</w:t>
      </w:r>
      <w:r w:rsidRPr="00C2612A">
        <w:rPr>
          <w:color w:val="FF0000"/>
        </w:rPr>
        <w:t>Siler et al., 2020</w:t>
      </w:r>
      <w:r w:rsidRPr="00C2612A">
        <w:t xml:space="preserve">). Fault intersections and terminations represent structural discontinuities, where stresses become concentrated and accentuated fracturing is expected (Peacock and Sanderson, 1991; Fossen and </w:t>
      </w:r>
      <w:proofErr w:type="spellStart"/>
      <w:r w:rsidRPr="00C2612A">
        <w:t>Rotevatn</w:t>
      </w:r>
      <w:proofErr w:type="spellEnd"/>
      <w:r w:rsidRPr="00C2612A">
        <w:t>, 2016). Similarly, areas with many closely spaced faults are also expected to have a relatively high density of fractures.</w:t>
      </w:r>
    </w:p>
    <w:p w14:paraId="59960F7C" w14:textId="77777777" w:rsidR="00032D9B" w:rsidRPr="00C2612A" w:rsidRDefault="00032D9B" w:rsidP="00032D9B">
      <w:pPr>
        <w:pStyle w:val="Heading3"/>
        <w:rPr>
          <w:rFonts w:ascii="Times New Roman" w:eastAsia="Times New Roman" w:hAnsi="Times New Roman" w:cs="Times New Roman"/>
          <w:b/>
          <w:bCs/>
          <w:sz w:val="27"/>
          <w:szCs w:val="27"/>
        </w:rPr>
      </w:pPr>
      <w:bookmarkStart w:id="23" w:name="_Hlk49248116"/>
      <w:r w:rsidRPr="00C2612A">
        <w:rPr>
          <w:rFonts w:eastAsia="Times New Roman"/>
        </w:rPr>
        <w:t>Stress and strain factors (</w:t>
      </w:r>
      <w:r w:rsidRPr="00C2612A">
        <w:rPr>
          <w:rFonts w:eastAsia="Times New Roman"/>
          <w:i/>
          <w:iCs/>
        </w:rPr>
        <w:t>dilation, normal, coulomb</w:t>
      </w:r>
      <w:r w:rsidRPr="00C2612A">
        <w:rPr>
          <w:rFonts w:eastAsia="Times New Roman"/>
        </w:rPr>
        <w:t>):</w:t>
      </w:r>
    </w:p>
    <w:bookmarkEnd w:id="23"/>
    <w:p w14:paraId="6CDCE867" w14:textId="38FAECAE" w:rsidR="00032D9B" w:rsidRPr="00C2612A" w:rsidRDefault="00032D9B" w:rsidP="00032D9B">
      <w:pPr>
        <w:rPr>
          <w:rFonts w:ascii="Times New Roman" w:hAnsi="Times New Roman" w:cs="Times New Roman"/>
        </w:rPr>
      </w:pPr>
      <w:r w:rsidRPr="00C2612A">
        <w:t xml:space="preserve">The step-over in the Brady fault is an important factor controlling the presence of hydrothermal circulation at Brady (Faulds, et al., 2003, 2010a, b; 2017; Siler et al., 2013; 2016; 2018; </w:t>
      </w:r>
      <w:r w:rsidRPr="00C2612A">
        <w:rPr>
          <w:color w:val="FF0000"/>
        </w:rPr>
        <w:t>2020</w:t>
      </w:r>
      <w:r w:rsidRPr="00C2612A">
        <w:t>). Stress and strain become concentrated at the step-over when slip occurs on the Brady fault, and the location of the stress and strain perturbation is concomitant with the geothermal field and the local temperature anomaly (Siler et al., 2018). Siler et al., (2018) suggest that the stress and strain perturbation results in a zone of accentuated secondary faulting and fracturing that is an important factor in localizing hydrothermal circulation in the step-over. The 2D modeled dilation (</w:t>
      </w:r>
      <w:r w:rsidRPr="00C2612A">
        <w:rPr>
          <w:i/>
          <w:iCs/>
        </w:rPr>
        <w:t>dilation</w:t>
      </w:r>
      <w:r w:rsidRPr="00C2612A">
        <w:t>), normal stress reduction (</w:t>
      </w:r>
      <w:r w:rsidRPr="00C2612A">
        <w:rPr>
          <w:i/>
          <w:iCs/>
        </w:rPr>
        <w:t>normal</w:t>
      </w:r>
      <w:r w:rsidRPr="00C2612A">
        <w:t>) and coulomb shear stress increase (</w:t>
      </w:r>
      <w:r w:rsidRPr="00C2612A">
        <w:rPr>
          <w:i/>
          <w:iCs/>
        </w:rPr>
        <w:t>coulomb</w:t>
      </w:r>
      <w:r w:rsidRPr="00C2612A">
        <w:t xml:space="preserve">) as a result of </w:t>
      </w:r>
      <w:del w:id="24" w:author="Pepin, Jeffrey D" w:date="2020-09-10T14:03:00Z">
        <w:r w:rsidRPr="00C2612A" w:rsidDel="000A3901">
          <w:delText>1 meter</w:delText>
        </w:r>
      </w:del>
      <w:ins w:id="25" w:author="Pepin, Jeffrey D" w:date="2020-09-10T14:03:00Z">
        <w:r w:rsidR="000A3901" w:rsidRPr="00C2612A">
          <w:t>1-meter</w:t>
        </w:r>
      </w:ins>
      <w:r w:rsidRPr="00C2612A">
        <w:t xml:space="preserve"> normal slip </w:t>
      </w:r>
      <w:r w:rsidR="00777675" w:rsidRPr="00C2612A">
        <w:t xml:space="preserve">on the Brady fault </w:t>
      </w:r>
      <w:r w:rsidRPr="00C2612A">
        <w:t xml:space="preserve">are calculated at </w:t>
      </w:r>
      <w:del w:id="26" w:author="Pepin, Jeffrey D" w:date="2020-09-10T14:03:00Z">
        <w:r w:rsidRPr="00C2612A" w:rsidDel="000A3901">
          <w:delText>250 meter</w:delText>
        </w:r>
      </w:del>
      <w:ins w:id="27" w:author="Pepin, Jeffrey D" w:date="2020-09-10T14:03:00Z">
        <w:r w:rsidR="000A3901" w:rsidRPr="00C2612A">
          <w:t>250-meter</w:t>
        </w:r>
        <w:r w:rsidR="000A3901">
          <w:t>-</w:t>
        </w:r>
      </w:ins>
      <w:del w:id="28" w:author="Pepin, Jeffrey D" w:date="2020-09-10T14:03:00Z">
        <w:r w:rsidRPr="00C2612A" w:rsidDel="000A3901">
          <w:delText xml:space="preserve"> </w:delText>
        </w:r>
      </w:del>
      <w:r w:rsidR="00777675">
        <w:t xml:space="preserve">depth </w:t>
      </w:r>
      <w:r w:rsidRPr="00C2612A">
        <w:t>intervals from the surface to 1000 m depth. These surfaces approximate the volumetric dilation, normal stress reduction, and coulomb shear stress increase in the study area.</w:t>
      </w:r>
    </w:p>
    <w:p w14:paraId="71CCA7E2"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Stratigraphic factors (</w:t>
      </w:r>
      <w:proofErr w:type="spellStart"/>
      <w:r w:rsidRPr="00C2612A">
        <w:rPr>
          <w:rFonts w:eastAsia="Times New Roman"/>
        </w:rPr>
        <w:t>contactnear</w:t>
      </w:r>
      <w:proofErr w:type="spellEnd"/>
      <w:r w:rsidRPr="00C2612A">
        <w:rPr>
          <w:rFonts w:eastAsia="Times New Roman"/>
        </w:rPr>
        <w:t xml:space="preserve">, </w:t>
      </w:r>
      <w:proofErr w:type="spellStart"/>
      <w:r w:rsidRPr="00C2612A">
        <w:rPr>
          <w:rFonts w:eastAsia="Times New Roman"/>
        </w:rPr>
        <w:t>unitthick</w:t>
      </w:r>
      <w:proofErr w:type="spellEnd"/>
      <w:r w:rsidRPr="00C2612A">
        <w:rPr>
          <w:rFonts w:eastAsia="Times New Roman"/>
        </w:rPr>
        <w:t xml:space="preserve">, </w:t>
      </w:r>
      <w:proofErr w:type="spellStart"/>
      <w:r w:rsidRPr="00C2612A">
        <w:rPr>
          <w:rFonts w:eastAsia="Times New Roman"/>
        </w:rPr>
        <w:t>goodlith</w:t>
      </w:r>
      <w:proofErr w:type="spellEnd"/>
      <w:r w:rsidRPr="00C2612A">
        <w:rPr>
          <w:rFonts w:eastAsia="Times New Roman"/>
        </w:rPr>
        <w:t>):</w:t>
      </w:r>
    </w:p>
    <w:p w14:paraId="53517BAB" w14:textId="0123A8B8" w:rsidR="00032D9B" w:rsidRPr="00C2612A" w:rsidRDefault="00032D9B" w:rsidP="00032D9B">
      <w:pPr>
        <w:rPr>
          <w:rFonts w:ascii="Times New Roman" w:hAnsi="Times New Roman" w:cs="Times New Roman"/>
        </w:rPr>
      </w:pPr>
      <w:r w:rsidRPr="00C2612A">
        <w:t>In addition to the above structural variables, permeability associated with stratigraphic factors may play an important role in localizing hydrothermal circulation. Stratigraphic contacts in volcanic sequences can be manifest as zones</w:t>
      </w:r>
      <w:r w:rsidR="00777675">
        <w:t xml:space="preserve"> of</w:t>
      </w:r>
      <w:r w:rsidRPr="00C2612A">
        <w:t xml:space="preserve"> breccia. These brecciated contact zones may have matrix porosity and permeability that are important aspects of the flow system. The distance from the nearest stratigraphic contact (</w:t>
      </w:r>
      <w:proofErr w:type="spellStart"/>
      <w:r w:rsidRPr="00C2612A">
        <w:rPr>
          <w:i/>
          <w:iCs/>
        </w:rPr>
        <w:t>contactnear</w:t>
      </w:r>
      <w:proofErr w:type="spellEnd"/>
      <w:r w:rsidRPr="00C2612A">
        <w:t>) is calculated as the difference between the distance to the nearest stratigraphic contact along each well and the maximum distance to a contact in the dataset. In this case</w:t>
      </w:r>
      <w:ins w:id="29" w:author="Pepin, Jeffrey D" w:date="2020-09-10T14:04:00Z">
        <w:r w:rsidR="000A3901">
          <w:t>,</w:t>
        </w:r>
      </w:ins>
      <w:r w:rsidRPr="00C2612A">
        <w:t xml:space="preserve"> high values of </w:t>
      </w:r>
      <w:proofErr w:type="spellStart"/>
      <w:r w:rsidRPr="00C2612A">
        <w:rPr>
          <w:i/>
          <w:iCs/>
        </w:rPr>
        <w:t>contactnear</w:t>
      </w:r>
      <w:proofErr w:type="spellEnd"/>
      <w:r w:rsidRPr="00C2612A">
        <w:rPr>
          <w:i/>
          <w:iCs/>
        </w:rPr>
        <w:t xml:space="preserve"> </w:t>
      </w:r>
      <w:r w:rsidRPr="00C2612A">
        <w:t xml:space="preserve">would be expected to correlate with production. Alternatively, intact volumes of rock, i.e. areas in thick geologic units, far from stratigraphic contacts, may focus strain on a relatively small number of dominant, high-aperture, fractures. </w:t>
      </w:r>
      <w:del w:id="30" w:author="Pepin, Jeffrey D" w:date="2020-09-10T14:05:00Z">
        <w:r w:rsidRPr="00C2612A" w:rsidDel="000A3901">
          <w:delText>In this case, a</w:delText>
        </w:r>
      </w:del>
      <w:ins w:id="31" w:author="Pepin, Jeffrey D" w:date="2020-09-10T14:05:00Z">
        <w:r w:rsidR="000A3901">
          <w:t>A</w:t>
        </w:r>
      </w:ins>
      <w:r w:rsidRPr="00C2612A">
        <w:t xml:space="preserve">reas with high values for </w:t>
      </w:r>
      <w:proofErr w:type="spellStart"/>
      <w:r w:rsidRPr="00C2612A">
        <w:rPr>
          <w:i/>
          <w:iCs/>
        </w:rPr>
        <w:t>unitthick</w:t>
      </w:r>
      <w:proofErr w:type="spellEnd"/>
      <w:r w:rsidRPr="00C2612A">
        <w:rPr>
          <w:i/>
          <w:iCs/>
        </w:rPr>
        <w:t xml:space="preserve">, </w:t>
      </w:r>
      <w:r w:rsidRPr="00C2612A">
        <w:t>the thickness of each stratigraphic unit from the 3D geologic map, would be favorable for localizing hydrothermal circulation</w:t>
      </w:r>
      <w:ins w:id="32" w:author="Pepin, Jeffrey D" w:date="2020-09-10T14:05:00Z">
        <w:r w:rsidR="000A3901">
          <w:t xml:space="preserve"> in this case</w:t>
        </w:r>
      </w:ins>
      <w:r w:rsidRPr="00C2612A">
        <w:t xml:space="preserve">. As another alternative, the two discrete production reservoirs at Brady (~300-600 m and ~1750 m depth) occur </w:t>
      </w:r>
      <w:proofErr w:type="gramStart"/>
      <w:r w:rsidRPr="00C2612A">
        <w:t>in particular stratigraphic</w:t>
      </w:r>
      <w:proofErr w:type="gramEnd"/>
      <w:r w:rsidRPr="00C2612A">
        <w:t xml:space="preserve"> units</w:t>
      </w:r>
      <w:r>
        <w:t>. The shallower reservoir occurs in a relatively thick section Miocene mafic to intermediate volcanic rocks</w:t>
      </w:r>
      <w:r w:rsidRPr="00C2612A">
        <w:t xml:space="preserve">. It is possible that these units have high matrix porosity and/or permeability and/or are particularly favorable for developing highly transmissive fracture systems when faulted. The </w:t>
      </w:r>
      <w:proofErr w:type="spellStart"/>
      <w:r w:rsidRPr="00C2612A">
        <w:rPr>
          <w:i/>
          <w:iCs/>
        </w:rPr>
        <w:t>goodlith</w:t>
      </w:r>
      <w:proofErr w:type="spellEnd"/>
      <w:r w:rsidRPr="00C2612A">
        <w:rPr>
          <w:i/>
          <w:iCs/>
        </w:rPr>
        <w:t xml:space="preserve"> </w:t>
      </w:r>
      <w:r w:rsidRPr="00C2612A">
        <w:t>variable returns ‘1’ for well intervals in one of these stratigraphic units and ‘0’ for intervals in other units.</w:t>
      </w:r>
    </w:p>
    <w:p w14:paraId="78021E9E" w14:textId="77777777" w:rsidR="00032D9B" w:rsidRDefault="00032D9B" w:rsidP="00032D9B">
      <w:pPr>
        <w:pStyle w:val="Heading3"/>
        <w:rPr>
          <w:rFonts w:eastAsia="Times New Roman"/>
        </w:rPr>
      </w:pPr>
      <w:bookmarkStart w:id="33" w:name="_Hlk49248170"/>
      <w:r w:rsidRPr="00C2612A">
        <w:rPr>
          <w:rFonts w:eastAsia="Times New Roman"/>
        </w:rPr>
        <w:t>Temperature (</w:t>
      </w:r>
      <w:proofErr w:type="spellStart"/>
      <w:r w:rsidRPr="00C2612A">
        <w:rPr>
          <w:rFonts w:eastAsia="Times New Roman"/>
          <w:i/>
          <w:iCs/>
        </w:rPr>
        <w:t>modeltemp</w:t>
      </w:r>
      <w:proofErr w:type="spellEnd"/>
      <w:r w:rsidRPr="00C2612A">
        <w:rPr>
          <w:rFonts w:eastAsia="Times New Roman"/>
        </w:rPr>
        <w:t>):</w:t>
      </w:r>
      <w:bookmarkEnd w:id="33"/>
    </w:p>
    <w:p w14:paraId="13593F1D" w14:textId="42087913" w:rsidR="00032D9B" w:rsidRPr="00032D9B" w:rsidRDefault="00032D9B" w:rsidP="00032D9B">
      <w:r w:rsidRPr="00383A9C">
        <w:t>Advection is a much more efficient means of heat transport than conduction. Higher temperatures, therefore, are expected within or very near transmissive fluid flow conduits. Equilibrated temperature logs from thirty-nine deep</w:t>
      </w:r>
      <w:r w:rsidR="003A19B3">
        <w:t xml:space="preserve"> (as deep as ~2 km)</w:t>
      </w:r>
      <w:r w:rsidRPr="00383A9C">
        <w:t xml:space="preserve"> geothermal wells and seventy-nine shallow</w:t>
      </w:r>
      <w:r w:rsidR="003A19B3">
        <w:t xml:space="preserve"> (~150 m)</w:t>
      </w:r>
      <w:r w:rsidRPr="00383A9C">
        <w:t xml:space="preserve"> </w:t>
      </w:r>
      <w:r w:rsidRPr="00383A9C">
        <w:lastRenderedPageBreak/>
        <w:t>temperature gradient wells (</w:t>
      </w:r>
      <w:proofErr w:type="spellStart"/>
      <w:r w:rsidRPr="00383A9C">
        <w:t>Shevenell</w:t>
      </w:r>
      <w:proofErr w:type="spellEnd"/>
      <w:r w:rsidRPr="00383A9C">
        <w:t xml:space="preserve"> et al., 2012) </w:t>
      </w:r>
      <w:del w:id="34" w:author="Pepin, Jeffrey D" w:date="2020-09-10T14:06:00Z">
        <w:r w:rsidRPr="00383A9C" w:rsidDel="000A3901">
          <w:delText xml:space="preserve">are </w:delText>
        </w:r>
      </w:del>
      <w:ins w:id="35" w:author="Pepin, Jeffrey D" w:date="2020-09-10T14:06:00Z">
        <w:r w:rsidR="000A3901">
          <w:t>were</w:t>
        </w:r>
        <w:r w:rsidR="000A3901" w:rsidRPr="00383A9C">
          <w:t xml:space="preserve"> </w:t>
        </w:r>
      </w:ins>
      <w:r w:rsidRPr="00383A9C">
        <w:t>utilized to build a 3D temperature model</w:t>
      </w:r>
      <w:ins w:id="36" w:author="Pepin, Jeffrey D" w:date="2020-09-10T14:06:00Z">
        <w:r w:rsidR="000A3901">
          <w:t xml:space="preserve"> (Siler et al., 2020)</w:t>
        </w:r>
      </w:ins>
      <w:r w:rsidRPr="00383A9C">
        <w:t>. The modeled temperature (</w:t>
      </w:r>
      <w:proofErr w:type="spellStart"/>
      <w:r w:rsidRPr="003A19B3">
        <w:rPr>
          <w:i/>
          <w:iCs/>
        </w:rPr>
        <w:t>modeltemp</w:t>
      </w:r>
      <w:proofErr w:type="spellEnd"/>
      <w:r w:rsidRPr="00383A9C">
        <w:t xml:space="preserve">) is projected to each of the </w:t>
      </w:r>
      <w:r w:rsidR="003A19B3">
        <w:t>forty-seven</w:t>
      </w:r>
      <w:r w:rsidRPr="00383A9C">
        <w:t xml:space="preserve"> wells.</w:t>
      </w:r>
    </w:p>
    <w:p w14:paraId="61D6FC6C" w14:textId="77777777"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3.2 Geothermal Well Data</w:t>
      </w:r>
    </w:p>
    <w:p w14:paraId="0F9EA09E" w14:textId="37E6AE0A" w:rsidR="003C75F5" w:rsidRDefault="00032D9B">
      <w:pPr>
        <w:rPr>
          <w:rFonts w:ascii="Times New Roman" w:hAnsi="Times New Roman" w:cs="Times New Roman"/>
        </w:rPr>
      </w:pPr>
      <w:r w:rsidRPr="00C2612A">
        <w:t xml:space="preserve">The Brady well dataset is much denser at shallow levels than at deep levels (just eight of </w:t>
      </w:r>
      <w:r>
        <w:t>forty-seven</w:t>
      </w:r>
      <w:r w:rsidRPr="00C2612A">
        <w:t xml:space="preserve"> wells extend to ~1750 m, the deeper of the two geothermal reservoirs). As a result, this analysis focuses on the shallow (~300-600 m deep) reservoir</w:t>
      </w:r>
      <w:r w:rsidR="003A19B3">
        <w:t xml:space="preserve">, where the well data are </w:t>
      </w:r>
      <w:proofErr w:type="gramStart"/>
      <w:r w:rsidR="003A19B3">
        <w:t>more dense</w:t>
      </w:r>
      <w:proofErr w:type="gramEnd"/>
      <w:r w:rsidRPr="00C2612A">
        <w:t>. 750 m is used as the cutoff depth to ensure that the full length of all wells that produce from the shallow reservoir are included in the dataset. There are nine production wells and six injection wells that have been used for production or injection at depths of less than 750 meters since the geothermal power station was brought online in 1992. Wells producing from the shallow reservoir account for ~57% of the total produced volume (June 1992-August 2019; based on publicly available data Nevada Division of Minerals). We consider the remaining thirty-</w:t>
      </w:r>
      <w:r>
        <w:t>two</w:t>
      </w:r>
      <w:r w:rsidRPr="00C2612A">
        <w:t xml:space="preserve"> wells to be non-productive wells. Though, four of these remaining thirty-</w:t>
      </w:r>
      <w:r>
        <w:t>two</w:t>
      </w:r>
      <w:r w:rsidRPr="00C2612A">
        <w:t xml:space="preserve"> wells </w:t>
      </w:r>
      <w:r w:rsidR="003A19B3">
        <w:t>are for significant volumes of</w:t>
      </w:r>
      <w:r w:rsidRPr="00C2612A">
        <w:t xml:space="preserve"> production or injection</w:t>
      </w:r>
      <w:ins w:id="37" w:author="Pepin, Jeffrey D" w:date="2020-09-10T14:10:00Z">
        <w:r w:rsidR="00DA13BF">
          <w:t>;</w:t>
        </w:r>
      </w:ins>
      <w:del w:id="38" w:author="Pepin, Jeffrey D" w:date="2020-09-10T14:10:00Z">
        <w:r w:rsidRPr="00C2612A" w:rsidDel="00DA13BF">
          <w:delText>,</w:delText>
        </w:r>
      </w:del>
      <w:r w:rsidRPr="00C2612A">
        <w:t xml:space="preserve"> these wells produce or inject in the deeper reservoir, where the data are not sufficiently dense to apply </w:t>
      </w:r>
      <w:proofErr w:type="spellStart"/>
      <w:r w:rsidRPr="00C2612A">
        <w:t>NMF</w:t>
      </w:r>
      <w:r w:rsidRPr="00C2612A">
        <w:rPr>
          <w:i/>
          <w:iCs/>
        </w:rPr>
        <w:t>k</w:t>
      </w:r>
      <w:proofErr w:type="spellEnd"/>
      <w:r w:rsidR="003A19B3">
        <w:t>. Since the present study stops at</w:t>
      </w:r>
      <w:r w:rsidRPr="00C2612A">
        <w:t xml:space="preserve"> </w:t>
      </w:r>
      <w:r w:rsidR="003A19B3">
        <w:t>750 m depth, where these four wells are cemented and do not transmit fluids to or from the formation,</w:t>
      </w:r>
      <w:r w:rsidRPr="00C2612A">
        <w:t xml:space="preserve"> these wells are considered ‘non-productive’ for our purposes. Each of the above fourteen geologic factors is calculated at 1-m-intervals along all fifty-one wells. The resultant database of 3</w:t>
      </w:r>
      <w:r w:rsidR="00650A57">
        <w:t>36</w:t>
      </w:r>
      <w:r w:rsidRPr="00C2612A">
        <w:t>,</w:t>
      </w:r>
      <w:r w:rsidR="00650A57">
        <w:t>784</w:t>
      </w:r>
      <w:r w:rsidRPr="00C2612A">
        <w:t xml:space="preserve"> entries (2</w:t>
      </w:r>
      <w:r w:rsidR="003A19B3">
        <w:t>4</w:t>
      </w:r>
      <w:r w:rsidRPr="00C2612A">
        <w:t>,05</w:t>
      </w:r>
      <w:r w:rsidR="003A19B3">
        <w:t>6</w:t>
      </w:r>
      <w:r w:rsidRPr="00C2612A">
        <w:t xml:space="preserve"> locations with fourteen variables) is used as input for </w:t>
      </w:r>
      <w:proofErr w:type="spellStart"/>
      <w:r w:rsidRPr="00C2612A">
        <w:t>NMF</w:t>
      </w:r>
      <w:r w:rsidRPr="00C2612A">
        <w:rPr>
          <w:i/>
          <w:iCs/>
        </w:rPr>
        <w:t>k</w:t>
      </w:r>
      <w:proofErr w:type="spellEnd"/>
      <w:r w:rsidRPr="00C2612A">
        <w:t xml:space="preserve"> analysis. </w:t>
      </w:r>
      <w:r w:rsidRPr="00C2612A">
        <w:rPr>
          <w:color w:val="FF0000"/>
        </w:rPr>
        <w:t>Figure 2</w:t>
      </w:r>
      <w:r w:rsidRPr="00C2612A">
        <w:t xml:space="preserve"> shows the values for each of the 14 variables for one of the production wells.</w:t>
      </w:r>
    </w:p>
    <w:p w14:paraId="538477A8" w14:textId="77777777" w:rsidR="00032D9B" w:rsidRDefault="00032D9B">
      <w:pPr>
        <w:rPr>
          <w:rFonts w:ascii="Times New Roman" w:hAnsi="Times New Roman" w:cs="Times New Roman"/>
        </w:rPr>
      </w:pPr>
      <w:commentRangeStart w:id="39"/>
      <w:commentRangeStart w:id="40"/>
      <w:r w:rsidRPr="00C2612A">
        <w:rPr>
          <w:rFonts w:ascii="Arial" w:eastAsia="Times New Roman" w:hAnsi="Arial" w:cs="Arial"/>
          <w:noProof/>
          <w:color w:val="000000"/>
          <w:sz w:val="24"/>
          <w:szCs w:val="24"/>
          <w:bdr w:val="none" w:sz="0" w:space="0" w:color="auto" w:frame="1"/>
        </w:rPr>
        <w:lastRenderedPageBreak/>
        <w:drawing>
          <wp:inline distT="0" distB="0" distL="0" distR="0" wp14:anchorId="1421AC5E" wp14:editId="1006F6B1">
            <wp:extent cx="5943600" cy="6537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6537606"/>
                    </a:xfrm>
                    <a:prstGeom prst="rect">
                      <a:avLst/>
                    </a:prstGeom>
                    <a:noFill/>
                    <a:ln>
                      <a:noFill/>
                    </a:ln>
                  </pic:spPr>
                </pic:pic>
              </a:graphicData>
            </a:graphic>
          </wp:inline>
        </w:drawing>
      </w:r>
      <w:commentRangeEnd w:id="39"/>
      <w:r w:rsidR="00085F9E">
        <w:rPr>
          <w:rStyle w:val="CommentReference"/>
        </w:rPr>
        <w:commentReference w:id="39"/>
      </w:r>
      <w:commentRangeEnd w:id="40"/>
      <w:r w:rsidR="00BB5D53">
        <w:rPr>
          <w:rStyle w:val="CommentReference"/>
        </w:rPr>
        <w:commentReference w:id="40"/>
      </w:r>
    </w:p>
    <w:p w14:paraId="1BEF52F5" w14:textId="77777777" w:rsidR="00032D9B" w:rsidRPr="00C2612A" w:rsidRDefault="00032D9B" w:rsidP="008D6032">
      <w:pPr>
        <w:pStyle w:val="FIgureCaption"/>
        <w:rPr>
          <w:rFonts w:ascii="Times New Roman" w:hAnsi="Times New Roman" w:cs="Times New Roman"/>
        </w:rPr>
      </w:pPr>
      <w:commentRangeStart w:id="41"/>
      <w:r w:rsidRPr="00C2612A">
        <w:t xml:space="preserve">Figure 2. The 14 variables used in this study along one of the Brady production wells. Cool colors correspond to low values and warm colors correspond to high values for each variable. For </w:t>
      </w:r>
      <w:proofErr w:type="spellStart"/>
      <w:r w:rsidRPr="00C2612A">
        <w:t>faultnear</w:t>
      </w:r>
      <w:proofErr w:type="spellEnd"/>
      <w:r w:rsidRPr="00C2612A">
        <w:t xml:space="preserve"> and </w:t>
      </w:r>
      <w:proofErr w:type="spellStart"/>
      <w:r w:rsidRPr="00C2612A">
        <w:t>contactnear</w:t>
      </w:r>
      <w:proofErr w:type="spellEnd"/>
      <w:r w:rsidRPr="00C2612A">
        <w:t xml:space="preserve"> warm colors indicate nearness to faults or contacts </w:t>
      </w:r>
      <w:commentRangeEnd w:id="41"/>
      <w:r w:rsidR="00BB5D53">
        <w:rPr>
          <w:rStyle w:val="CommentReference"/>
          <w:rFonts w:eastAsiaTheme="minorHAnsi" w:cstheme="minorBidi"/>
          <w:i w:val="0"/>
          <w:iCs w:val="0"/>
          <w:color w:val="auto"/>
        </w:rPr>
        <w:commentReference w:id="41"/>
      </w:r>
    </w:p>
    <w:p w14:paraId="474E3C32" w14:textId="77777777" w:rsidR="008D6032" w:rsidRDefault="008D6032" w:rsidP="008D6032">
      <w:pPr>
        <w:pStyle w:val="Heading2"/>
        <w:rPr>
          <w:rFonts w:eastAsia="Times New Roman"/>
          <w:shd w:val="clear" w:color="auto" w:fill="FFFF00"/>
        </w:rPr>
      </w:pPr>
      <w:r w:rsidRPr="00C2612A">
        <w:rPr>
          <w:rFonts w:eastAsia="Times New Roman"/>
          <w:shd w:val="clear" w:color="auto" w:fill="FFFF00"/>
        </w:rPr>
        <w:t xml:space="preserve">3.3 </w:t>
      </w:r>
      <w:proofErr w:type="spellStart"/>
      <w:r w:rsidRPr="00C2612A">
        <w:rPr>
          <w:rFonts w:eastAsia="Times New Roman"/>
          <w:shd w:val="clear" w:color="auto" w:fill="FFFF00"/>
        </w:rPr>
        <w:t>NMF</w:t>
      </w:r>
      <w:r w:rsidRPr="00C2612A">
        <w:rPr>
          <w:rFonts w:eastAsia="Times New Roman"/>
          <w:i/>
          <w:iCs/>
          <w:shd w:val="clear" w:color="auto" w:fill="FFFF00"/>
        </w:rPr>
        <w:t>k</w:t>
      </w:r>
      <w:proofErr w:type="spellEnd"/>
      <w:r w:rsidRPr="00C2612A">
        <w:rPr>
          <w:rFonts w:eastAsia="Times New Roman"/>
          <w:shd w:val="clear" w:color="auto" w:fill="FFFF00"/>
        </w:rPr>
        <w:t xml:space="preserve"> methods</w:t>
      </w:r>
    </w:p>
    <w:p w14:paraId="1F68370A" w14:textId="77777777" w:rsidR="008D6032" w:rsidRDefault="008D6032" w:rsidP="008D6032">
      <w:r w:rsidRPr="008D6032">
        <w:rPr>
          <w:highlight w:val="yellow"/>
        </w:rPr>
        <w:t xml:space="preserve">TEXT ON </w:t>
      </w:r>
      <w:proofErr w:type="spellStart"/>
      <w:r w:rsidRPr="008D6032">
        <w:rPr>
          <w:highlight w:val="yellow"/>
        </w:rPr>
        <w:t>NMFk</w:t>
      </w:r>
      <w:proofErr w:type="spellEnd"/>
      <w:r w:rsidRPr="008D6032">
        <w:rPr>
          <w:highlight w:val="yellow"/>
        </w:rPr>
        <w:t xml:space="preserve"> background here</w:t>
      </w:r>
    </w:p>
    <w:p w14:paraId="7C142B2F" w14:textId="77777777" w:rsidR="008D6032" w:rsidRPr="00C2612A" w:rsidRDefault="008D6032" w:rsidP="008D6032">
      <w:pPr>
        <w:spacing w:before="200" w:after="120" w:line="240" w:lineRule="auto"/>
        <w:ind w:left="720"/>
        <w:outlineLvl w:val="1"/>
        <w:rPr>
          <w:rFonts w:ascii="Times New Roman" w:eastAsia="Times New Roman" w:hAnsi="Times New Roman" w:cs="Times New Roman"/>
          <w:b/>
          <w:bCs/>
          <w:sz w:val="36"/>
          <w:szCs w:val="36"/>
        </w:rPr>
      </w:pPr>
    </w:p>
    <w:p w14:paraId="2CC99EE4" w14:textId="77777777" w:rsidR="008D6032" w:rsidRPr="00C2612A" w:rsidRDefault="008D6032" w:rsidP="00FD1CD9">
      <w:pPr>
        <w:pStyle w:val="Heading1"/>
        <w:rPr>
          <w:rFonts w:ascii="Times New Roman" w:eastAsia="Times New Roman" w:hAnsi="Times New Roman" w:cs="Times New Roman"/>
          <w:b/>
          <w:bCs/>
          <w:sz w:val="48"/>
          <w:szCs w:val="48"/>
        </w:rPr>
      </w:pPr>
      <w:r w:rsidRPr="00C2612A">
        <w:rPr>
          <w:rFonts w:eastAsia="Times New Roman"/>
        </w:rPr>
        <w:lastRenderedPageBreak/>
        <w:t>4. Results</w:t>
      </w:r>
    </w:p>
    <w:p w14:paraId="4DE14B32" w14:textId="57B78056" w:rsidR="008D6032" w:rsidRPr="00C2612A" w:rsidRDefault="008D6032" w:rsidP="008D6032">
      <w:pPr>
        <w:rPr>
          <w:rFonts w:ascii="Times New Roman" w:hAnsi="Times New Roman" w:cs="Times New Roman"/>
        </w:rPr>
      </w:pPr>
      <w:r w:rsidRPr="00C2612A">
        <w:t xml:space="preserve">As outlined </w:t>
      </w:r>
      <w:r w:rsidRPr="00FD1CD9">
        <w:t>above,</w:t>
      </w:r>
      <w:r w:rsidR="00FD1CD9" w:rsidRPr="00FD1CD9">
        <w:t xml:space="preserve"> </w:t>
      </w:r>
      <w:proofErr w:type="spellStart"/>
      <w:r w:rsidR="00FD1CD9" w:rsidRPr="00FD1CD9">
        <w:t>NMFk</w:t>
      </w:r>
      <w:proofErr w:type="spellEnd"/>
      <w:r w:rsidR="00FD1CD9" w:rsidRPr="00FD1CD9">
        <w:t xml:space="preserve"> analysis reveals associations within a complex dataset</w:t>
      </w:r>
      <w:r w:rsidRPr="00FD1CD9">
        <w:t>. The analysis</w:t>
      </w:r>
      <w:r w:rsidRPr="00C2612A">
        <w:t xml:space="preserve"> describes these associations </w:t>
      </w:r>
      <w:r w:rsidR="00124CAF">
        <w:t xml:space="preserve">in terms of </w:t>
      </w:r>
      <w:r w:rsidRPr="00C2612A">
        <w:rPr>
          <w:i/>
          <w:iCs/>
        </w:rPr>
        <w:t>signals</w:t>
      </w:r>
      <w:r w:rsidRPr="00C2612A">
        <w:t xml:space="preserve"> and </w:t>
      </w:r>
      <w:r w:rsidRPr="00C2612A">
        <w:rPr>
          <w:i/>
          <w:iCs/>
        </w:rPr>
        <w:t>clusters</w:t>
      </w:r>
      <w:r w:rsidRPr="00C2612A">
        <w:t>. For these data, four signals represent a robust solution with a relatively high fit to the data. For each geothermal variable and each well, a cluster is defined by the signals</w:t>
      </w:r>
      <w:r w:rsidR="00085F9E">
        <w:t xml:space="preserve">. </w:t>
      </w:r>
      <w:r w:rsidRPr="00C2612A">
        <w:t xml:space="preserve">Figure 3 shows the H-matrix, a plot of the four signals (S1, S2, S3, or S4) </w:t>
      </w:r>
      <w:r>
        <w:t xml:space="preserve">and </w:t>
      </w:r>
      <w:r w:rsidRPr="00C2612A">
        <w:t xml:space="preserve">the relative influence </w:t>
      </w:r>
      <w:r w:rsidR="00124CAF">
        <w:t>of</w:t>
      </w:r>
      <w:r w:rsidRPr="00C2612A">
        <w:t xml:space="preserve"> each geothermal variable on that signal. Figure 3 also shows the cluster (A, B, C, or D) which each geothermal variable belongs to. </w:t>
      </w:r>
    </w:p>
    <w:p w14:paraId="570EAA1C" w14:textId="1C8F2752" w:rsidR="008D6032" w:rsidRPr="00C2612A" w:rsidRDefault="008D6032" w:rsidP="008D6032">
      <w:pPr>
        <w:rPr>
          <w:rFonts w:ascii="Times New Roman" w:hAnsi="Times New Roman" w:cs="Times New Roman"/>
        </w:rPr>
      </w:pPr>
      <w:r w:rsidRPr="00C2612A">
        <w:t xml:space="preserve">Figure 4 shows the W-matrix, a plot of the four signals relative to each of the </w:t>
      </w:r>
      <w:r w:rsidR="00124CAF">
        <w:t>forty-seven</w:t>
      </w:r>
      <w:r w:rsidRPr="00C2612A">
        <w:t xml:space="preserve"> geothermal wells, and the cluster that each well belongs to. For both Figures 3 and 4</w:t>
      </w:r>
      <w:r w:rsidR="00085F9E">
        <w:t>,</w:t>
      </w:r>
      <w:r w:rsidRPr="00C2612A">
        <w:t xml:space="preserve"> warm colors indicate a relatively strong correlation between the signal and the variable or well, and cool colors initiate a relative weak correlation between the signal and the variable o</w:t>
      </w:r>
      <w:r w:rsidR="00124CAF">
        <w:t>r</w:t>
      </w:r>
      <w:r w:rsidRPr="00C2612A">
        <w:t xml:space="preserve"> well. For instance, Figure 3 shows that </w:t>
      </w:r>
      <w:r w:rsidR="001540AF">
        <w:rPr>
          <w:i/>
          <w:iCs/>
        </w:rPr>
        <w:t>normal</w:t>
      </w:r>
      <w:r w:rsidRPr="00C2612A">
        <w:rPr>
          <w:i/>
          <w:iCs/>
        </w:rPr>
        <w:t xml:space="preserve"> </w:t>
      </w:r>
      <w:r w:rsidRPr="00C2612A">
        <w:t xml:space="preserve">has a relatively strong </w:t>
      </w:r>
      <w:commentRangeStart w:id="42"/>
      <w:r w:rsidR="00085F9E">
        <w:t>correlation</w:t>
      </w:r>
      <w:commentRangeEnd w:id="42"/>
      <w:r w:rsidR="005D08C2">
        <w:rPr>
          <w:rStyle w:val="CommentReference"/>
        </w:rPr>
        <w:commentReference w:id="42"/>
      </w:r>
      <w:r w:rsidR="00085F9E">
        <w:t xml:space="preserve"> with</w:t>
      </w:r>
      <w:r w:rsidRPr="00C2612A">
        <w:t xml:space="preserve"> on S</w:t>
      </w:r>
      <w:r w:rsidR="001540AF">
        <w:t>3</w:t>
      </w:r>
      <w:r w:rsidR="00124CAF">
        <w:t xml:space="preserve"> </w:t>
      </w:r>
      <w:r w:rsidR="001540AF">
        <w:t>and</w:t>
      </w:r>
      <w:r w:rsidRPr="00C2612A">
        <w:t xml:space="preserve"> relatively weak </w:t>
      </w:r>
      <w:r w:rsidR="00085F9E">
        <w:t>correlation with</w:t>
      </w:r>
      <w:del w:id="43" w:author="Pepin, Jeffrey D" w:date="2020-09-10T14:25:00Z">
        <w:r w:rsidR="00085F9E" w:rsidRPr="00C2612A" w:rsidDel="005D08C2">
          <w:delText xml:space="preserve"> </w:delText>
        </w:r>
        <w:r w:rsidRPr="00C2612A" w:rsidDel="005D08C2">
          <w:delText>on</w:delText>
        </w:r>
      </w:del>
      <w:r w:rsidRPr="00C2612A">
        <w:t xml:space="preserve"> S</w:t>
      </w:r>
      <w:r w:rsidR="00124CAF">
        <w:t>1</w:t>
      </w:r>
      <w:r w:rsidR="00085F9E">
        <w:t xml:space="preserve">, whereas Figure 4 shows that the cluster A wells are defined by high values for S1 and low values for S2. </w:t>
      </w:r>
    </w:p>
    <w:p w14:paraId="68A0D20E" w14:textId="2D9CF378" w:rsidR="008D6032" w:rsidRPr="00C2612A" w:rsidRDefault="008D6032" w:rsidP="008D6032">
      <w:pPr>
        <w:rPr>
          <w:rFonts w:ascii="Times New Roman" w:hAnsi="Times New Roman" w:cs="Times New Roman"/>
        </w:rPr>
      </w:pPr>
      <w:r w:rsidRPr="00C2612A">
        <w:t xml:space="preserve">Figure 5 shows the </w:t>
      </w:r>
      <w:proofErr w:type="spellStart"/>
      <w:r w:rsidRPr="00C2612A">
        <w:t>NMF</w:t>
      </w:r>
      <w:r w:rsidRPr="00C2612A">
        <w:rPr>
          <w:i/>
          <w:iCs/>
        </w:rPr>
        <w:t>k</w:t>
      </w:r>
      <w:proofErr w:type="spellEnd"/>
      <w:r w:rsidRPr="00C2612A">
        <w:rPr>
          <w:i/>
          <w:iCs/>
        </w:rPr>
        <w:t xml:space="preserve"> </w:t>
      </w:r>
      <w:r w:rsidRPr="00C2612A">
        <w:t>results as biplots; one signal relative to another. For each</w:t>
      </w:r>
      <w:r>
        <w:t xml:space="preserve"> of the</w:t>
      </w:r>
      <w:r w:rsidRPr="00C2612A">
        <w:t xml:space="preserve"> Figure 5 plot</w:t>
      </w:r>
      <w:r>
        <w:t>s,</w:t>
      </w:r>
      <w:r w:rsidRPr="00C2612A">
        <w:t xml:space="preserve"> </w:t>
      </w:r>
      <w:ins w:id="44" w:author="Pepin, Jeffrey D" w:date="2020-09-10T14:28:00Z">
        <w:r w:rsidR="005D08C2">
          <w:t>t</w:t>
        </w:r>
      </w:ins>
      <w:del w:id="45" w:author="Pepin, Jeffrey D" w:date="2020-09-10T14:28:00Z">
        <w:r w:rsidR="001540AF" w:rsidDel="005D08C2">
          <w:delText>T</w:delText>
        </w:r>
      </w:del>
      <w:r w:rsidR="001540AF">
        <w:t>he f</w:t>
      </w:r>
      <w:r w:rsidR="00085F9E">
        <w:t>orty-seven</w:t>
      </w:r>
      <w:r w:rsidRPr="00C2612A">
        <w:t xml:space="preserve"> wells are plotted by normalized W-matrix value</w:t>
      </w:r>
      <w:r w:rsidR="001540AF">
        <w:t xml:space="preserve"> (Figure 4 value)</w:t>
      </w:r>
      <w:r w:rsidRPr="00C2612A">
        <w:t xml:space="preserve">, their cluster (A, B, C, or D), and their usage (production, injection, non-productive). </w:t>
      </w:r>
      <w:r>
        <w:t>F</w:t>
      </w:r>
      <w:r w:rsidRPr="00C2612A">
        <w:t>or each variable</w:t>
      </w:r>
      <w:r>
        <w:t>,</w:t>
      </w:r>
      <w:r w:rsidRPr="00C2612A">
        <w:t xml:space="preserve"> the normalized H-matrix value</w:t>
      </w:r>
      <w:r w:rsidR="001540AF">
        <w:t xml:space="preserve"> (i.e., the Figure 3 value)</w:t>
      </w:r>
      <w:r w:rsidRPr="00C2612A">
        <w:t xml:space="preserve"> is plotted for each signal.</w:t>
      </w:r>
      <w:r w:rsidR="001540AF">
        <w:t xml:space="preserve"> Variables that plot in the vicinity of a </w:t>
      </w:r>
      <w:proofErr w:type="gramStart"/>
      <w:r w:rsidR="001540AF">
        <w:t>particular cluster</w:t>
      </w:r>
      <w:proofErr w:type="gramEnd"/>
      <w:r w:rsidR="001540AF">
        <w:t xml:space="preserve"> of wells control the differentiation of that cluster relative to the other wells.</w:t>
      </w:r>
      <w:r w:rsidRPr="00C2612A">
        <w:t xml:space="preserve"> Figure 6 shows the clustering for each of the fifty-one wells by</w:t>
      </w:r>
      <w:del w:id="46" w:author="Pepin, Jeffrey D" w:date="2020-09-10T14:30:00Z">
        <w:r w:rsidRPr="00C2612A" w:rsidDel="005E6F1D">
          <w:delText xml:space="preserve"> the</w:delText>
        </w:r>
      </w:del>
      <w:r w:rsidRPr="00C2612A">
        <w:t xml:space="preserve"> well usage. Figure 7 shows a map of the Brady area with the locations of the wells</w:t>
      </w:r>
      <w:r>
        <w:t>,</w:t>
      </w:r>
      <w:r w:rsidRPr="00C2612A">
        <w:t xml:space="preserve"> their use (production, injection, or non-productive)</w:t>
      </w:r>
      <w:r>
        <w:t>,</w:t>
      </w:r>
      <w:r w:rsidRPr="00C2612A">
        <w:t xml:space="preserve"> and their cluster (A, B, C, and D).</w:t>
      </w:r>
    </w:p>
    <w:p w14:paraId="7CA753C6"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noProof/>
          <w:color w:val="000000"/>
          <w:sz w:val="24"/>
          <w:szCs w:val="24"/>
          <w:bdr w:val="none" w:sz="0" w:space="0" w:color="auto" w:frame="1"/>
        </w:rPr>
        <w:drawing>
          <wp:inline distT="0" distB="0" distL="0" distR="0" wp14:anchorId="25CCD475" wp14:editId="3DFF4F91">
            <wp:extent cx="1699297"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99297" cy="3190875"/>
                    </a:xfrm>
                    <a:prstGeom prst="rect">
                      <a:avLst/>
                    </a:prstGeom>
                    <a:noFill/>
                    <a:ln>
                      <a:noFill/>
                    </a:ln>
                  </pic:spPr>
                </pic:pic>
              </a:graphicData>
            </a:graphic>
          </wp:inline>
        </w:drawing>
      </w:r>
    </w:p>
    <w:p w14:paraId="3A45DA53" w14:textId="258BB778" w:rsidR="008D6032" w:rsidRPr="00C2612A" w:rsidRDefault="008D6032" w:rsidP="008D6032">
      <w:pPr>
        <w:pStyle w:val="FIgureCaption"/>
        <w:rPr>
          <w:rFonts w:ascii="Times New Roman" w:hAnsi="Times New Roman" w:cs="Times New Roman"/>
        </w:rPr>
      </w:pPr>
      <w:r w:rsidRPr="00C2612A">
        <w:t xml:space="preserve">Figure 3. H-matrix. The four signals from the </w:t>
      </w:r>
      <w:proofErr w:type="spellStart"/>
      <w:r w:rsidRPr="00C2612A">
        <w:t>NMFk</w:t>
      </w:r>
      <w:proofErr w:type="spellEnd"/>
      <w:r w:rsidRPr="00C2612A">
        <w:t xml:space="preserve"> results relative to the fourteen geothermal variables. Warm colors indicate that the variable is correlated with that </w:t>
      </w:r>
      <w:proofErr w:type="gramStart"/>
      <w:r w:rsidRPr="00C2612A">
        <w:t>particular signal</w:t>
      </w:r>
      <w:proofErr w:type="gramEnd"/>
      <w:r w:rsidRPr="00C2612A">
        <w:t xml:space="preserve">, cool </w:t>
      </w:r>
      <w:r w:rsidRPr="00C2612A">
        <w:lastRenderedPageBreak/>
        <w:t>colors indicate that the variable is not correlated with that particular signal. The cluster (A, B, C, or D), for each variable is listed. </w:t>
      </w:r>
    </w:p>
    <w:p w14:paraId="24D584AF"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noProof/>
          <w:color w:val="000000"/>
          <w:sz w:val="24"/>
          <w:szCs w:val="24"/>
          <w:bdr w:val="none" w:sz="0" w:space="0" w:color="auto" w:frame="1"/>
        </w:rPr>
        <w:drawing>
          <wp:inline distT="0" distB="0" distL="0" distR="0" wp14:anchorId="069C36F6" wp14:editId="31F52135">
            <wp:extent cx="1276350" cy="656445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76350" cy="6564453"/>
                    </a:xfrm>
                    <a:prstGeom prst="rect">
                      <a:avLst/>
                    </a:prstGeom>
                    <a:noFill/>
                    <a:ln>
                      <a:noFill/>
                    </a:ln>
                  </pic:spPr>
                </pic:pic>
              </a:graphicData>
            </a:graphic>
          </wp:inline>
        </w:drawing>
      </w:r>
    </w:p>
    <w:p w14:paraId="2E5001F2" w14:textId="70BED12B" w:rsidR="008D6032" w:rsidRPr="00C2612A" w:rsidRDefault="008D6032" w:rsidP="008D6032">
      <w:pPr>
        <w:pStyle w:val="FIgureCaption"/>
        <w:rPr>
          <w:rFonts w:ascii="Times New Roman" w:hAnsi="Times New Roman" w:cs="Times New Roman"/>
        </w:rPr>
      </w:pPr>
      <w:r w:rsidRPr="00C2612A">
        <w:t xml:space="preserve">Figure 4 W-matrix. The four signals from the </w:t>
      </w:r>
      <w:proofErr w:type="spellStart"/>
      <w:r w:rsidRPr="00C2612A">
        <w:t>NMFk</w:t>
      </w:r>
      <w:proofErr w:type="spellEnd"/>
      <w:r w:rsidRPr="00C2612A">
        <w:t xml:space="preserve"> results relative to the </w:t>
      </w:r>
      <w:r w:rsidR="00714974">
        <w:t>forty-seven</w:t>
      </w:r>
      <w:r w:rsidRPr="00C2612A">
        <w:t xml:space="preserve"> geothermal wells. Warm colors indicate that the well is correlated with a </w:t>
      </w:r>
      <w:proofErr w:type="gramStart"/>
      <w:r w:rsidRPr="00C2612A">
        <w:t>particular signal</w:t>
      </w:r>
      <w:proofErr w:type="gramEnd"/>
      <w:r w:rsidRPr="00C2612A">
        <w:t xml:space="preserve">, cool colors indicate that the well is not correlated with a particular signal. The </w:t>
      </w:r>
      <w:r w:rsidR="00714974">
        <w:t>usage</w:t>
      </w:r>
      <w:r w:rsidRPr="00C2612A">
        <w:t xml:space="preserve"> of each well (production, injection or non-productive) and the cluster (A, B, C, or D) for wells is listed.</w:t>
      </w:r>
    </w:p>
    <w:p w14:paraId="4E67689F"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47"/>
      <w:r w:rsidRPr="00C2612A">
        <w:rPr>
          <w:rFonts w:ascii="Arial" w:eastAsia="Times New Roman" w:hAnsi="Arial" w:cs="Arial"/>
          <w:noProof/>
          <w:color w:val="000000"/>
          <w:sz w:val="24"/>
          <w:szCs w:val="24"/>
          <w:bdr w:val="none" w:sz="0" w:space="0" w:color="auto" w:frame="1"/>
        </w:rPr>
        <w:lastRenderedPageBreak/>
        <w:drawing>
          <wp:inline distT="0" distB="0" distL="0" distR="0" wp14:anchorId="2407BDAE" wp14:editId="5804845E">
            <wp:extent cx="5943598" cy="4513321"/>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8" cy="4513321"/>
                    </a:xfrm>
                    <a:prstGeom prst="rect">
                      <a:avLst/>
                    </a:prstGeom>
                    <a:noFill/>
                    <a:ln>
                      <a:noFill/>
                    </a:ln>
                  </pic:spPr>
                </pic:pic>
              </a:graphicData>
            </a:graphic>
          </wp:inline>
        </w:drawing>
      </w:r>
      <w:commentRangeEnd w:id="47"/>
      <w:r w:rsidR="00910098">
        <w:rPr>
          <w:rStyle w:val="CommentReference"/>
        </w:rPr>
        <w:commentReference w:id="47"/>
      </w:r>
    </w:p>
    <w:p w14:paraId="70256F14" w14:textId="3A151861" w:rsidR="008D6032" w:rsidRPr="00C2612A" w:rsidRDefault="008D6032" w:rsidP="008D6032">
      <w:pPr>
        <w:pStyle w:val="FIgureCaption"/>
        <w:rPr>
          <w:rFonts w:ascii="Times New Roman" w:hAnsi="Times New Roman" w:cs="Times New Roman"/>
        </w:rPr>
      </w:pPr>
      <w:r w:rsidRPr="00C2612A">
        <w:t xml:space="preserve">Figure 5. Biplots showing the normalized signal value for each well and each variable. The symbol for each well corresponds to their cluster (A, B, C, or, D) and each </w:t>
      </w:r>
      <w:r w:rsidR="00714974">
        <w:t xml:space="preserve">well </w:t>
      </w:r>
      <w:r w:rsidRPr="00C2612A">
        <w:t>is colored by usage (production, non-productive, injection).</w:t>
      </w:r>
      <w:r>
        <w:t xml:space="preserve"> The variables are plotted as </w:t>
      </w:r>
      <w:r w:rsidR="00714974">
        <w:t>(</w:t>
      </w:r>
      <w:r>
        <w:t>*</w:t>
      </w:r>
      <w:r w:rsidR="00714974">
        <w:t>)</w:t>
      </w:r>
      <w:r>
        <w:t xml:space="preserve"> symbols.</w:t>
      </w:r>
      <w:r w:rsidRPr="00C2612A">
        <w:t xml:space="preserve"> </w:t>
      </w:r>
      <w:r w:rsidR="00714974">
        <w:t>Where a cluster</w:t>
      </w:r>
      <w:r w:rsidRPr="00C2612A">
        <w:t xml:space="preserve"> of wells plot</w:t>
      </w:r>
      <w:r w:rsidR="00714974">
        <w:t>s</w:t>
      </w:r>
      <w:r w:rsidRPr="00C2612A">
        <w:t xml:space="preserve"> in the same area as variable</w:t>
      </w:r>
      <w:r w:rsidR="00714974">
        <w:t>(</w:t>
      </w:r>
      <w:r w:rsidRPr="00C2612A">
        <w:t>s</w:t>
      </w:r>
      <w:r w:rsidR="00714974">
        <w:t>)</w:t>
      </w:r>
      <w:r w:rsidRPr="00C2612A">
        <w:t xml:space="preserve">, those variable(s) control the relative differentiation of that </w:t>
      </w:r>
      <w:r w:rsidR="00714974">
        <w:t>cluster</w:t>
      </w:r>
      <w:r w:rsidRPr="00C2612A">
        <w:t xml:space="preserve"> of wells from other wells</w:t>
      </w:r>
      <w:r>
        <w:t>.</w:t>
      </w:r>
    </w:p>
    <w:p w14:paraId="672351DE"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5. Discussion</w:t>
      </w:r>
    </w:p>
    <w:p w14:paraId="51089860" w14:textId="4A21E264" w:rsidR="008D6032" w:rsidRPr="00C2612A" w:rsidRDefault="008D6032" w:rsidP="008D6032">
      <w:pPr>
        <w:rPr>
          <w:rFonts w:ascii="Times New Roman" w:hAnsi="Times New Roman" w:cs="Times New Roman"/>
        </w:rPr>
      </w:pPr>
      <w:proofErr w:type="spellStart"/>
      <w:r w:rsidRPr="00C2612A">
        <w:t>NMF</w:t>
      </w:r>
      <w:r w:rsidRPr="00C2612A">
        <w:rPr>
          <w:i/>
          <w:iCs/>
        </w:rPr>
        <w:t>k</w:t>
      </w:r>
      <w:proofErr w:type="spellEnd"/>
      <w:r w:rsidRPr="00C2612A">
        <w:t xml:space="preserve"> results show that </w:t>
      </w:r>
      <w:r>
        <w:t>eight</w:t>
      </w:r>
      <w:r w:rsidRPr="00C2612A">
        <w:t xml:space="preserve"> of the nine wells that have been used for geothermal production at Brady </w:t>
      </w:r>
      <w:r w:rsidR="00714974">
        <w:t>from the shallow (~300-600 m depth) reservoir</w:t>
      </w:r>
      <w:r w:rsidRPr="00C2612A">
        <w:t xml:space="preserve"> are in cluster B (Figures </w:t>
      </w:r>
      <w:r>
        <w:t xml:space="preserve">4, </w:t>
      </w:r>
      <w:r w:rsidRPr="00C2612A">
        <w:t>5</w:t>
      </w:r>
      <w:r>
        <w:t>,</w:t>
      </w:r>
      <w:r w:rsidRPr="00C2612A">
        <w:t xml:space="preserve"> and 7). The</w:t>
      </w:r>
      <w:r w:rsidR="00714974">
        <w:t xml:space="preserve"> </w:t>
      </w:r>
      <w:r w:rsidR="00714974" w:rsidRPr="00C2612A">
        <w:t>production</w:t>
      </w:r>
      <w:r w:rsidRPr="00C2612A">
        <w:t xml:space="preserve"> well that </w:t>
      </w:r>
      <w:r>
        <w:t>is</w:t>
      </w:r>
      <w:r w:rsidRPr="00C2612A">
        <w:t xml:space="preserve"> not in cluster B </w:t>
      </w:r>
      <w:r>
        <w:t>was</w:t>
      </w:r>
      <w:r w:rsidRPr="00C2612A">
        <w:t xml:space="preserve"> used for production only during the first </w:t>
      </w:r>
      <w:r>
        <w:t>five</w:t>
      </w:r>
      <w:r w:rsidRPr="00C2612A">
        <w:t xml:space="preserve"> years after the power station was brought online</w:t>
      </w:r>
      <w:r w:rsidR="00714974">
        <w:t xml:space="preserve"> (1992-1997)</w:t>
      </w:r>
      <w:r w:rsidRPr="00C2612A">
        <w:t xml:space="preserve">. Thus, </w:t>
      </w:r>
      <w:r>
        <w:t>c</w:t>
      </w:r>
      <w:r w:rsidRPr="00C2612A">
        <w:t xml:space="preserve">luster B contains all the wells that have produced from </w:t>
      </w:r>
      <w:r>
        <w:t xml:space="preserve">the shallow reservoir </w:t>
      </w:r>
      <w:r w:rsidRPr="00C2612A">
        <w:t xml:space="preserve">at Brady for the </w:t>
      </w:r>
      <w:r w:rsidR="00714974">
        <w:t>most recent</w:t>
      </w:r>
      <w:r w:rsidRPr="00C2612A">
        <w:t xml:space="preserve"> </w:t>
      </w:r>
      <w:r>
        <w:t>twenty-</w:t>
      </w:r>
      <w:r w:rsidR="00714974">
        <w:t>one</w:t>
      </w:r>
      <w:r w:rsidRPr="00C2612A">
        <w:t xml:space="preserve"> years</w:t>
      </w:r>
      <w:r w:rsidR="00714974">
        <w:t xml:space="preserve"> (1997-2018)</w:t>
      </w:r>
      <w:r w:rsidRPr="00C2612A">
        <w:t xml:space="preserve">. Cluster A consists of one </w:t>
      </w:r>
      <w:del w:id="48" w:author="Pepin, Jeffrey D" w:date="2020-09-10T15:13:00Z">
        <w:r w:rsidDel="00C90319">
          <w:delText>production</w:delText>
        </w:r>
        <w:r w:rsidRPr="00C2612A" w:rsidDel="00C90319">
          <w:delText xml:space="preserve"> </w:delText>
        </w:r>
      </w:del>
      <w:ins w:id="49" w:author="Pepin, Jeffrey D" w:date="2020-09-10T15:13:00Z">
        <w:r w:rsidR="00C90319">
          <w:t xml:space="preserve">injection </w:t>
        </w:r>
      </w:ins>
      <w:r w:rsidRPr="00C2612A">
        <w:t xml:space="preserve">well and thirteen non-productive wells. Cluster C consists of four of the five injection wells, and </w:t>
      </w:r>
      <w:r>
        <w:t>six</w:t>
      </w:r>
      <w:r w:rsidRPr="00C2612A">
        <w:t xml:space="preserve"> non-productive wells. Cluster D contains one </w:t>
      </w:r>
      <w:r>
        <w:t>production</w:t>
      </w:r>
      <w:r w:rsidRPr="00C2612A">
        <w:t xml:space="preserve"> well and </w:t>
      </w:r>
      <w:r>
        <w:t>eight</w:t>
      </w:r>
      <w:r w:rsidRPr="00C2612A">
        <w:t xml:space="preserve"> non-productive wells (Figure 6).</w:t>
      </w:r>
      <w:r w:rsidR="00714974">
        <w:t xml:space="preserve"> The clustering of production wells (cluster B), injection wells (cluster C), and non-productive wells (clusters A and D), suggests that the three types of wells are largely distinct from one another with respect to the geologic characteristic examined herein.</w:t>
      </w:r>
    </w:p>
    <w:p w14:paraId="51CA75D6"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lastRenderedPageBreak/>
        <w:t>Cluster A</w:t>
      </w:r>
    </w:p>
    <w:p w14:paraId="5F178036" w14:textId="1958F28D" w:rsidR="008D6032" w:rsidRDefault="008D6032" w:rsidP="008D6032">
      <w:r>
        <w:t xml:space="preserve">Cluster A contains thirteen non-productive wells and one </w:t>
      </w:r>
      <w:del w:id="50" w:author="Pepin, Jeffrey D" w:date="2020-09-10T15:18:00Z">
        <w:r w:rsidDel="008D610E">
          <w:delText xml:space="preserve">production </w:delText>
        </w:r>
      </w:del>
      <w:ins w:id="51" w:author="Pepin, Jeffrey D" w:date="2020-09-10T15:18:00Z">
        <w:r w:rsidR="008D610E">
          <w:t xml:space="preserve">injection </w:t>
        </w:r>
      </w:ins>
      <w:r>
        <w:t>well (Figure 6). The cluster A wells are mostly located on eastern side</w:t>
      </w:r>
      <w:r w:rsidR="00714974">
        <w:t xml:space="preserve"> of the Brady fault zone</w:t>
      </w:r>
      <w:r>
        <w:t xml:space="preserve">, though one is located on the western side (Figure 7). Cluster A is most strongly associated with high values for S1 (Figures 4, 5A, 5B, 5C) and relatively low values for S2, S3, and S4). The H-matrix (Figure 3) shows that </w:t>
      </w:r>
      <w:commentRangeStart w:id="52"/>
      <w:commentRangeStart w:id="53"/>
      <w:r w:rsidRPr="004B7F7F">
        <w:rPr>
          <w:i/>
          <w:iCs/>
        </w:rPr>
        <w:t>normal</w:t>
      </w:r>
      <w:r>
        <w:t xml:space="preserve">, </w:t>
      </w:r>
      <w:r w:rsidRPr="004B7F7F">
        <w:rPr>
          <w:i/>
          <w:iCs/>
        </w:rPr>
        <w:t>coulomb</w:t>
      </w:r>
      <w:r w:rsidRPr="003704FF">
        <w:rPr>
          <w:i/>
          <w:iCs/>
        </w:rPr>
        <w:t xml:space="preserve">, td, </w:t>
      </w:r>
      <w:proofErr w:type="spellStart"/>
      <w:r w:rsidRPr="003704FF">
        <w:rPr>
          <w:i/>
          <w:iCs/>
        </w:rPr>
        <w:t>ts</w:t>
      </w:r>
      <w:proofErr w:type="spellEnd"/>
      <w:r w:rsidRPr="003704FF">
        <w:rPr>
          <w:i/>
          <w:iCs/>
        </w:rPr>
        <w:t>,</w:t>
      </w:r>
      <w:r>
        <w:t xml:space="preserve"> </w:t>
      </w:r>
      <w:r w:rsidRPr="003704FF">
        <w:rPr>
          <w:i/>
          <w:iCs/>
        </w:rPr>
        <w:t>curve</w:t>
      </w:r>
      <w:r>
        <w:rPr>
          <w:i/>
          <w:iCs/>
        </w:rPr>
        <w:t>,</w:t>
      </w:r>
      <w:r>
        <w:t xml:space="preserve"> </w:t>
      </w:r>
      <w:proofErr w:type="spellStart"/>
      <w:r w:rsidRPr="003704FF">
        <w:rPr>
          <w:i/>
          <w:iCs/>
        </w:rPr>
        <w:t>modeltemp</w:t>
      </w:r>
      <w:proofErr w:type="spellEnd"/>
      <w:r>
        <w:rPr>
          <w:i/>
          <w:iCs/>
        </w:rPr>
        <w:t xml:space="preserve">, </w:t>
      </w:r>
      <w:proofErr w:type="spellStart"/>
      <w:r>
        <w:rPr>
          <w:i/>
          <w:iCs/>
        </w:rPr>
        <w:t>faultintdense</w:t>
      </w:r>
      <w:proofErr w:type="spellEnd"/>
      <w:r>
        <w:rPr>
          <w:i/>
          <w:iCs/>
        </w:rPr>
        <w:t xml:space="preserve">, </w:t>
      </w:r>
      <w:proofErr w:type="spellStart"/>
      <w:r>
        <w:rPr>
          <w:i/>
          <w:iCs/>
        </w:rPr>
        <w:t>faultnear</w:t>
      </w:r>
      <w:proofErr w:type="spellEnd"/>
      <w:r>
        <w:rPr>
          <w:i/>
          <w:iCs/>
        </w:rPr>
        <w:t xml:space="preserve">, </w:t>
      </w:r>
      <w:r w:rsidRPr="004B7F7F">
        <w:t>and</w:t>
      </w:r>
      <w:r>
        <w:rPr>
          <w:i/>
          <w:iCs/>
        </w:rPr>
        <w:t xml:space="preserve"> </w:t>
      </w:r>
      <w:proofErr w:type="spellStart"/>
      <w:r>
        <w:rPr>
          <w:i/>
          <w:iCs/>
        </w:rPr>
        <w:t>unitthick</w:t>
      </w:r>
      <w:proofErr w:type="spellEnd"/>
      <w:r>
        <w:t xml:space="preserve"> </w:t>
      </w:r>
      <w:commentRangeEnd w:id="52"/>
      <w:r>
        <w:rPr>
          <w:rStyle w:val="CommentReference"/>
        </w:rPr>
        <w:commentReference w:id="52"/>
      </w:r>
      <w:commentRangeEnd w:id="53"/>
      <w:r w:rsidR="008D610E">
        <w:rPr>
          <w:rStyle w:val="CommentReference"/>
        </w:rPr>
        <w:commentReference w:id="53"/>
      </w:r>
      <w:r>
        <w:t>are cluster A variables.</w:t>
      </w:r>
      <w:commentRangeStart w:id="54"/>
      <w:r>
        <w:t xml:space="preserve"> Figure 5A, 5B, and 5C show that </w:t>
      </w:r>
      <w:proofErr w:type="spellStart"/>
      <w:r w:rsidRPr="00F30E79">
        <w:rPr>
          <w:i/>
          <w:iCs/>
        </w:rPr>
        <w:t>contactnear</w:t>
      </w:r>
      <w:proofErr w:type="spellEnd"/>
      <w:r w:rsidRPr="00F30E79">
        <w:rPr>
          <w:i/>
          <w:iCs/>
        </w:rPr>
        <w:t xml:space="preserve">, </w:t>
      </w:r>
      <w:proofErr w:type="spellStart"/>
      <w:r w:rsidRPr="00F30E79">
        <w:rPr>
          <w:i/>
          <w:iCs/>
        </w:rPr>
        <w:t>faultdense</w:t>
      </w:r>
      <w:proofErr w:type="spellEnd"/>
      <w:r w:rsidRPr="00F30E79">
        <w:rPr>
          <w:i/>
          <w:iCs/>
        </w:rPr>
        <w:t xml:space="preserve">, faults, </w:t>
      </w:r>
      <w:proofErr w:type="spellStart"/>
      <w:r w:rsidRPr="00F30E79">
        <w:rPr>
          <w:i/>
          <w:iCs/>
        </w:rPr>
        <w:t>unitthick</w:t>
      </w:r>
      <w:proofErr w:type="spellEnd"/>
      <w:r w:rsidRPr="00F30E79">
        <w:rPr>
          <w:i/>
          <w:iCs/>
        </w:rPr>
        <w:t>,</w:t>
      </w:r>
      <w:r>
        <w:t xml:space="preserve"> and </w:t>
      </w:r>
      <w:proofErr w:type="spellStart"/>
      <w:r w:rsidRPr="00F30E79">
        <w:rPr>
          <w:i/>
          <w:iCs/>
        </w:rPr>
        <w:t>faultnear</w:t>
      </w:r>
      <w:proofErr w:type="spellEnd"/>
      <w:r>
        <w:t xml:space="preserve"> are the variable</w:t>
      </w:r>
      <w:r w:rsidR="000F0B66">
        <w:t>s</w:t>
      </w:r>
      <w:r>
        <w:t xml:space="preserve"> that plot near, or in the same quadrant as cluster A</w:t>
      </w:r>
      <w:commentRangeEnd w:id="54"/>
      <w:r w:rsidR="00CB22E9">
        <w:rPr>
          <w:rStyle w:val="CommentReference"/>
        </w:rPr>
        <w:commentReference w:id="54"/>
      </w:r>
      <w:r>
        <w:t xml:space="preserve">. The location of many of the cluster A wells on the east side of the west dipping Brady fault zone, may explain the low values for </w:t>
      </w:r>
      <w:proofErr w:type="spellStart"/>
      <w:r w:rsidRPr="00817766">
        <w:rPr>
          <w:i/>
          <w:iCs/>
        </w:rPr>
        <w:t>ts</w:t>
      </w:r>
      <w:proofErr w:type="spellEnd"/>
      <w:r w:rsidRPr="00817766">
        <w:rPr>
          <w:i/>
          <w:iCs/>
        </w:rPr>
        <w:t>, td, curve,</w:t>
      </w:r>
      <w:r>
        <w:rPr>
          <w:i/>
          <w:iCs/>
        </w:rPr>
        <w:t xml:space="preserve"> </w:t>
      </w:r>
      <w:proofErr w:type="spellStart"/>
      <w:r>
        <w:rPr>
          <w:i/>
          <w:iCs/>
        </w:rPr>
        <w:t>faultnear</w:t>
      </w:r>
      <w:proofErr w:type="spellEnd"/>
      <w:r>
        <w:rPr>
          <w:i/>
          <w:iCs/>
        </w:rPr>
        <w:t>,</w:t>
      </w:r>
      <w:r>
        <w:t xml:space="preserve"> and </w:t>
      </w:r>
      <w:proofErr w:type="spellStart"/>
      <w:r w:rsidRPr="00817766">
        <w:rPr>
          <w:i/>
          <w:iCs/>
        </w:rPr>
        <w:t>faultintdense</w:t>
      </w:r>
      <w:proofErr w:type="spellEnd"/>
      <w:r>
        <w:t>. These wells penetrate through the</w:t>
      </w:r>
      <w:r w:rsidR="000F0B66">
        <w:t xml:space="preserve"> west-dipping</w:t>
      </w:r>
      <w:r>
        <w:t xml:space="preserve"> Brady fault zone at relatively shallow levels, and thus much of their lengths intersect relatively few faults and fault intersections. For the</w:t>
      </w:r>
      <w:r w:rsidR="003445B0">
        <w:t xml:space="preserve"> cluster A</w:t>
      </w:r>
      <w:r>
        <w:t xml:space="preserve"> well that is on the west side of the Brady fault zone (Figure</w:t>
      </w:r>
      <w:r w:rsidR="003445B0">
        <w:t xml:space="preserve"> 7</w:t>
      </w:r>
      <w:r>
        <w:t>), this well appears to be</w:t>
      </w:r>
      <w:r w:rsidR="000F0B66">
        <w:t xml:space="preserve"> to</w:t>
      </w:r>
      <w:r w:rsidR="003445B0">
        <w:t>o</w:t>
      </w:r>
      <w:r w:rsidR="000F0B66">
        <w:t xml:space="preserve"> far </w:t>
      </w:r>
      <w:ins w:id="55" w:author="Pepin, Jeffrey D" w:date="2020-09-11T03:38:00Z">
        <w:r w:rsidR="00EF3AC4">
          <w:t>w</w:t>
        </w:r>
      </w:ins>
      <w:del w:id="56" w:author="Pepin, Jeffrey D" w:date="2020-09-11T03:38:00Z">
        <w:r w:rsidR="000F0B66" w:rsidDel="00EF3AC4">
          <w:delText>r</w:delText>
        </w:r>
      </w:del>
      <w:r w:rsidR="000F0B66">
        <w:t>est to reach the main strands of the</w:t>
      </w:r>
      <w:r>
        <w:t xml:space="preserve"> fault zone</w:t>
      </w:r>
      <w:r w:rsidR="000F0B66">
        <w:t xml:space="preserve"> at less than 750 m depth, the depth cut off for this study.</w:t>
      </w:r>
      <w:r>
        <w:t xml:space="preserve"> </w:t>
      </w:r>
      <w:r w:rsidR="000F0B66">
        <w:t>Thus</w:t>
      </w:r>
      <w:ins w:id="57" w:author="Pepin, Jeffrey D" w:date="2020-09-11T03:38:00Z">
        <w:r w:rsidR="00296525">
          <w:t>,</w:t>
        </w:r>
      </w:ins>
      <w:r>
        <w:t xml:space="preserve"> it may </w:t>
      </w:r>
      <w:r w:rsidR="000F0B66">
        <w:t xml:space="preserve">also </w:t>
      </w:r>
      <w:r>
        <w:t xml:space="preserve">penetrate relatively few faults like the rest of cluster A. </w:t>
      </w:r>
    </w:p>
    <w:p w14:paraId="239E7FEB"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B</w:t>
      </w:r>
    </w:p>
    <w:p w14:paraId="129E2E38" w14:textId="0B66E512" w:rsidR="008D6032" w:rsidRPr="00B641C3" w:rsidRDefault="008D6032" w:rsidP="008D6032">
      <w:r>
        <w:t xml:space="preserve">Cluster B contains eight production wells and six non-productive wells (Figure 6). </w:t>
      </w:r>
      <w:r w:rsidR="000F0B66">
        <w:t>F</w:t>
      </w:r>
      <w:r>
        <w:t>our</w:t>
      </w:r>
      <w:r w:rsidR="000F0B66">
        <w:t xml:space="preserve"> of the </w:t>
      </w:r>
      <w:r w:rsidR="003445B0">
        <w:t xml:space="preserve">cluster B </w:t>
      </w:r>
      <w:r w:rsidR="000F0B66">
        <w:t>production</w:t>
      </w:r>
      <w:r>
        <w:t xml:space="preserve"> wells</w:t>
      </w:r>
      <w:r w:rsidR="000F0B66">
        <w:t xml:space="preserve"> </w:t>
      </w:r>
      <w:del w:id="58" w:author="Pepin, Jeffrey D" w:date="2020-09-11T03:39:00Z">
        <w:r w:rsidR="000F0B66" w:rsidDel="00296525">
          <w:delText>are ones</w:delText>
        </w:r>
        <w:r w:rsidDel="00296525">
          <w:delText xml:space="preserve"> that </w:delText>
        </w:r>
      </w:del>
      <w:r>
        <w:t xml:space="preserve">have been the </w:t>
      </w:r>
      <w:r w:rsidR="000F0B66">
        <w:t>dominant</w:t>
      </w:r>
      <w:r>
        <w:t xml:space="preserve"> producers from the shallow reservoir since 1997</w:t>
      </w:r>
      <w:r w:rsidR="000F0B66">
        <w:t>.</w:t>
      </w:r>
      <w:r>
        <w:t xml:space="preserve"> </w:t>
      </w:r>
      <w:r w:rsidR="000F0B66">
        <w:t>The other four are wells</w:t>
      </w:r>
      <w:r>
        <w:t xml:space="preserve"> that produced at various times 1992-2018</w:t>
      </w:r>
      <w:r w:rsidR="000F0B66">
        <w:t>, though predominantly in the earlier years of field operation</w:t>
      </w:r>
      <w:r>
        <w:t xml:space="preserve"> </w:t>
      </w:r>
      <w:r w:rsidRPr="00C2612A">
        <w:t>(based on Nevada Division of Minerals, publicly available data)</w:t>
      </w:r>
      <w:r>
        <w:t xml:space="preserve">. Nine of the fourteen cluster B wells lie within the step-over in the Brady fault zone, </w:t>
      </w:r>
      <w:del w:id="59" w:author="Pepin, Jeffrey D" w:date="2020-09-11T03:40:00Z">
        <w:r w:rsidDel="00296525">
          <w:delText xml:space="preserve">five </w:delText>
        </w:r>
      </w:del>
      <w:ins w:id="60" w:author="Pepin, Jeffrey D" w:date="2020-09-11T03:40:00Z">
        <w:r w:rsidR="00296525">
          <w:t xml:space="preserve">four </w:t>
        </w:r>
      </w:ins>
      <w:proofErr w:type="gramStart"/>
      <w:r>
        <w:t>lie</w:t>
      </w:r>
      <w:proofErr w:type="gramEnd"/>
      <w:r>
        <w:t xml:space="preserve"> to the south</w:t>
      </w:r>
      <w:r w:rsidR="000F0B66">
        <w:t>,</w:t>
      </w:r>
      <w:r>
        <w:t xml:space="preserve"> and one is located to the west-southwest of the stepover. Cluster B is most strongly associated with high values for S2 (Figure 4, 5A, 5D, 5E) and low values for S1, S3, and </w:t>
      </w:r>
      <w:r w:rsidR="000F0B66">
        <w:t>S</w:t>
      </w:r>
      <w:r>
        <w:t xml:space="preserve">4. </w:t>
      </w:r>
      <w:r w:rsidR="000F0B66">
        <w:t xml:space="preserve">Figures </w:t>
      </w:r>
      <w:r>
        <w:t xml:space="preserve">5A, 5D, 5E show that </w:t>
      </w:r>
      <w:r w:rsidRPr="004F5E1F">
        <w:rPr>
          <w:i/>
          <w:iCs/>
        </w:rPr>
        <w:t>dilation</w:t>
      </w:r>
      <w:r>
        <w:t xml:space="preserve">, </w:t>
      </w:r>
      <w:r w:rsidRPr="004F5E1F">
        <w:rPr>
          <w:i/>
          <w:iCs/>
        </w:rPr>
        <w:t>faults</w:t>
      </w:r>
      <w:r>
        <w:t xml:space="preserve">, </w:t>
      </w:r>
      <w:r w:rsidRPr="004F5E1F">
        <w:rPr>
          <w:i/>
          <w:iCs/>
        </w:rPr>
        <w:t>normal</w:t>
      </w:r>
      <w:r>
        <w:t xml:space="preserve">, </w:t>
      </w:r>
      <w:r w:rsidRPr="004F5E1F">
        <w:rPr>
          <w:i/>
          <w:iCs/>
        </w:rPr>
        <w:t>coulomb</w:t>
      </w:r>
      <w:r w:rsidR="004D659F">
        <w:rPr>
          <w:i/>
          <w:iCs/>
        </w:rPr>
        <w:t>,</w:t>
      </w:r>
      <w:r>
        <w:t xml:space="preserve"> </w:t>
      </w:r>
      <w:proofErr w:type="spellStart"/>
      <w:r w:rsidRPr="004F5E1F">
        <w:rPr>
          <w:i/>
          <w:iCs/>
        </w:rPr>
        <w:t>faultdense</w:t>
      </w:r>
      <w:proofErr w:type="spellEnd"/>
      <w:r>
        <w:t xml:space="preserve">, and </w:t>
      </w:r>
      <w:proofErr w:type="spellStart"/>
      <w:r w:rsidRPr="004F5E1F">
        <w:rPr>
          <w:i/>
          <w:iCs/>
        </w:rPr>
        <w:t>faultintdense</w:t>
      </w:r>
      <w:proofErr w:type="spellEnd"/>
      <w:r>
        <w:rPr>
          <w:i/>
          <w:iCs/>
        </w:rPr>
        <w:t xml:space="preserve"> </w:t>
      </w:r>
      <w:r>
        <w:t>variables plot in the vicinity of</w:t>
      </w:r>
      <w:r w:rsidR="003445B0">
        <w:t>,</w:t>
      </w:r>
      <w:r>
        <w:t xml:space="preserve"> or in the same quadrant as the cluster B wells. The H-matrix (Figure 3) indicates that </w:t>
      </w:r>
      <w:r>
        <w:rPr>
          <w:i/>
          <w:iCs/>
        </w:rPr>
        <w:t>dilation</w:t>
      </w:r>
      <w:r w:rsidRPr="002A68A1">
        <w:rPr>
          <w:i/>
          <w:iCs/>
        </w:rPr>
        <w:t xml:space="preserve">, </w:t>
      </w:r>
      <w:r>
        <w:rPr>
          <w:i/>
          <w:iCs/>
        </w:rPr>
        <w:t>faults</w:t>
      </w:r>
      <w:r w:rsidRPr="002A68A1">
        <w:rPr>
          <w:i/>
          <w:iCs/>
        </w:rPr>
        <w:t xml:space="preserve">, </w:t>
      </w:r>
      <w:r w:rsidRPr="002A68A1">
        <w:t>and</w:t>
      </w:r>
      <w:r w:rsidRPr="002A68A1">
        <w:rPr>
          <w:i/>
          <w:iCs/>
        </w:rPr>
        <w:t xml:space="preserve"> </w:t>
      </w:r>
      <w:proofErr w:type="spellStart"/>
      <w:r>
        <w:rPr>
          <w:i/>
          <w:iCs/>
        </w:rPr>
        <w:t>faultdense</w:t>
      </w:r>
      <w:proofErr w:type="spellEnd"/>
      <w:r>
        <w:rPr>
          <w:i/>
          <w:iCs/>
        </w:rPr>
        <w:t xml:space="preserve"> </w:t>
      </w:r>
      <w:r>
        <w:t>are cluster B variables. The step</w:t>
      </w:r>
      <w:r w:rsidR="000F0B66">
        <w:t>-</w:t>
      </w:r>
      <w:r>
        <w:t>over</w:t>
      </w:r>
      <w:r w:rsidR="000F0B66">
        <w:t xml:space="preserve"> in the</w:t>
      </w:r>
      <w:r>
        <w:t xml:space="preserve"> Brady fault zone probably accounts for the high </w:t>
      </w:r>
      <w:r w:rsidRPr="004F5E1F">
        <w:rPr>
          <w:i/>
          <w:iCs/>
        </w:rPr>
        <w:t>dilation</w:t>
      </w:r>
      <w:r>
        <w:t xml:space="preserve">, </w:t>
      </w:r>
      <w:r w:rsidRPr="004F5E1F">
        <w:rPr>
          <w:i/>
          <w:iCs/>
        </w:rPr>
        <w:t>faults</w:t>
      </w:r>
      <w:r>
        <w:t xml:space="preserve">, </w:t>
      </w:r>
      <w:r w:rsidRPr="004F5E1F">
        <w:rPr>
          <w:i/>
          <w:iCs/>
        </w:rPr>
        <w:t>normal</w:t>
      </w:r>
      <w:r>
        <w:t xml:space="preserve">, </w:t>
      </w:r>
      <w:r w:rsidRPr="004F5E1F">
        <w:rPr>
          <w:i/>
          <w:iCs/>
        </w:rPr>
        <w:t>coulomb</w:t>
      </w:r>
      <w:r>
        <w:t xml:space="preserve"> </w:t>
      </w:r>
      <w:proofErr w:type="spellStart"/>
      <w:r w:rsidRPr="004F5E1F">
        <w:rPr>
          <w:i/>
          <w:iCs/>
        </w:rPr>
        <w:t>faultdense</w:t>
      </w:r>
      <w:proofErr w:type="spellEnd"/>
      <w:r>
        <w:t xml:space="preserve">, and </w:t>
      </w:r>
      <w:proofErr w:type="spellStart"/>
      <w:r w:rsidRPr="004F5E1F">
        <w:rPr>
          <w:i/>
          <w:iCs/>
        </w:rPr>
        <w:t>faultintdense</w:t>
      </w:r>
      <w:proofErr w:type="spellEnd"/>
      <w:r>
        <w:t xml:space="preserve"> values for cluster </w:t>
      </w:r>
      <w:r w:rsidR="000F0B66">
        <w:t>B</w:t>
      </w:r>
      <w:r>
        <w:t xml:space="preserve"> wells, since these variables are expected to be high in the step-over</w:t>
      </w:r>
      <w:r w:rsidR="000F0B66">
        <w:t>, where there are the most fault strands and where stress and strain affects as a result of modeled slip are focused</w:t>
      </w:r>
      <w:r w:rsidR="003445B0">
        <w:t xml:space="preserve"> (Siler et al., 2018)</w:t>
      </w:r>
      <w:r>
        <w:t xml:space="preserve">. </w:t>
      </w:r>
    </w:p>
    <w:p w14:paraId="595FD7A2"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C</w:t>
      </w:r>
    </w:p>
    <w:p w14:paraId="4CE05205" w14:textId="50CAC321" w:rsidR="008D6032" w:rsidRPr="00707CE9" w:rsidRDefault="008D6032" w:rsidP="008D6032">
      <w:r>
        <w:t xml:space="preserve">Cluster C contains six non-productive wells, four injection wells. The four injection wells include the two injection wells at the northern end of the Brady fault zone that have accounted for the majority of injection in the field since ~1997 and two others that have been used for re-injection at various times 1992-2018 </w:t>
      </w:r>
      <w:r w:rsidRPr="00C2612A">
        <w:t>(based on Nevada Division of Minerals, publicly available data).</w:t>
      </w:r>
      <w:r>
        <w:t xml:space="preserve"> The cluster C wells are located at the southern and northern ends of the Brady fault zone, all outside of the Brady step-over. Cluster C is associated with relatively high S3 values and low values for S1, S2, and S4 (Figure 4, 5C, 5E, 5F). </w:t>
      </w:r>
      <w:commentRangeStart w:id="61"/>
      <w:proofErr w:type="spellStart"/>
      <w:r w:rsidRPr="00684246">
        <w:rPr>
          <w:i/>
          <w:iCs/>
        </w:rPr>
        <w:t>contactnear</w:t>
      </w:r>
      <w:proofErr w:type="spellEnd"/>
      <w:r w:rsidRPr="00684246">
        <w:rPr>
          <w:i/>
          <w:iCs/>
        </w:rPr>
        <w:t xml:space="preserve"> </w:t>
      </w:r>
      <w:r w:rsidRPr="00684246">
        <w:t xml:space="preserve">is the only S3 variable </w:t>
      </w:r>
      <w:commentRangeEnd w:id="61"/>
      <w:r w:rsidR="00530B7D">
        <w:rPr>
          <w:rStyle w:val="CommentReference"/>
        </w:rPr>
        <w:commentReference w:id="61"/>
      </w:r>
      <w:r w:rsidR="00917E8F" w:rsidRPr="00917E8F">
        <w:t>(Figure 3)</w:t>
      </w:r>
      <w:r w:rsidRPr="00684246">
        <w:t>.</w:t>
      </w:r>
      <w:r>
        <w:t xml:space="preserve"> Figure 5 shows </w:t>
      </w:r>
      <w:r>
        <w:rPr>
          <w:i/>
          <w:iCs/>
        </w:rPr>
        <w:t xml:space="preserve">curve, td, normal, coulomb, </w:t>
      </w:r>
      <w:proofErr w:type="spellStart"/>
      <w:r>
        <w:rPr>
          <w:i/>
          <w:iCs/>
        </w:rPr>
        <w:t>faultdense</w:t>
      </w:r>
      <w:proofErr w:type="spellEnd"/>
      <w:r>
        <w:rPr>
          <w:i/>
          <w:iCs/>
        </w:rPr>
        <w:t xml:space="preserve"> </w:t>
      </w:r>
      <w:r>
        <w:t xml:space="preserve">are the variables that plot near or in the same quadrant at Cluster C. </w:t>
      </w:r>
    </w:p>
    <w:p w14:paraId="54B7606F"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D</w:t>
      </w:r>
    </w:p>
    <w:p w14:paraId="19FB5B44" w14:textId="097FACE9" w:rsidR="008D6032" w:rsidRPr="00712701" w:rsidRDefault="008D6032" w:rsidP="008D6032">
      <w:r>
        <w:t>Cluster D contains eight non-productive wells and one production well. The cluster D production well</w:t>
      </w:r>
      <w:r w:rsidRPr="00712701">
        <w:t xml:space="preserve"> </w:t>
      </w:r>
      <w:r>
        <w:t xml:space="preserve">was used </w:t>
      </w:r>
      <w:r w:rsidR="00917E8F">
        <w:t xml:space="preserve">between </w:t>
      </w:r>
      <w:r>
        <w:t xml:space="preserve">1992-1994 </w:t>
      </w:r>
      <w:r w:rsidR="00917E8F">
        <w:t>but</w:t>
      </w:r>
      <w:r>
        <w:t xml:space="preserve"> has not been used for production since </w:t>
      </w:r>
      <w:r w:rsidRPr="00C2612A">
        <w:t xml:space="preserve">(based on Nevada Division of Minerals, publicly available data). </w:t>
      </w:r>
      <w:r>
        <w:t xml:space="preserve">Four of the cluster D wells are </w:t>
      </w:r>
      <w:r w:rsidR="003445B0">
        <w:t>on</w:t>
      </w:r>
      <w:r>
        <w:t xml:space="preserve"> the western side, two at the southern end, and two are located on the eastern side of the Brady fault zone. One </w:t>
      </w:r>
      <w:proofErr w:type="gramStart"/>
      <w:r>
        <w:t>is located in</w:t>
      </w:r>
      <w:proofErr w:type="gramEnd"/>
      <w:r>
        <w:t xml:space="preserve"> the center of the </w:t>
      </w:r>
      <w:r>
        <w:lastRenderedPageBreak/>
        <w:t xml:space="preserve">Brady fault zone, at the northern end of the step-over. Cluster D is associated with high S4 and low S1, S2, and S3 (Figure 4). Figure 4 shows that </w:t>
      </w:r>
      <w:proofErr w:type="spellStart"/>
      <w:r w:rsidRPr="00F30E79">
        <w:rPr>
          <w:i/>
          <w:iCs/>
        </w:rPr>
        <w:t>goodlith</w:t>
      </w:r>
      <w:proofErr w:type="spellEnd"/>
      <w:r>
        <w:t xml:space="preserve"> is a cluster D variable. The biplots show </w:t>
      </w:r>
      <w:proofErr w:type="spellStart"/>
      <w:r w:rsidRPr="00F30E79">
        <w:rPr>
          <w:i/>
          <w:iCs/>
        </w:rPr>
        <w:t>goodlith</w:t>
      </w:r>
      <w:proofErr w:type="spellEnd"/>
      <w:r>
        <w:t xml:space="preserve"> and </w:t>
      </w:r>
      <w:r w:rsidRPr="00F30E79">
        <w:rPr>
          <w:i/>
          <w:iCs/>
        </w:rPr>
        <w:t>faults</w:t>
      </w:r>
      <w:r>
        <w:rPr>
          <w:i/>
          <w:iCs/>
        </w:rPr>
        <w:t xml:space="preserve"> </w:t>
      </w:r>
      <w:r>
        <w:t>are the variables that plot near or in the same quadrant at cluster D (Figures 5C, 5E, 5F).</w:t>
      </w:r>
    </w:p>
    <w:p w14:paraId="5AE90A7B"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color w:val="000000"/>
          <w:sz w:val="24"/>
          <w:szCs w:val="24"/>
        </w:rPr>
        <w:t> </w:t>
      </w:r>
      <w:r w:rsidRPr="00C2612A">
        <w:rPr>
          <w:rFonts w:ascii="Arial" w:eastAsia="Times New Roman" w:hAnsi="Arial" w:cs="Arial"/>
          <w:noProof/>
          <w:color w:val="000000"/>
          <w:sz w:val="24"/>
          <w:szCs w:val="24"/>
          <w:bdr w:val="none" w:sz="0" w:space="0" w:color="auto" w:frame="1"/>
        </w:rPr>
        <w:drawing>
          <wp:inline distT="0" distB="0" distL="0" distR="0" wp14:anchorId="4056E0EA" wp14:editId="5FFF57E2">
            <wp:extent cx="5052454"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52454" cy="2781300"/>
                    </a:xfrm>
                    <a:prstGeom prst="rect">
                      <a:avLst/>
                    </a:prstGeom>
                    <a:noFill/>
                    <a:ln>
                      <a:noFill/>
                    </a:ln>
                  </pic:spPr>
                </pic:pic>
              </a:graphicData>
            </a:graphic>
          </wp:inline>
        </w:drawing>
      </w:r>
    </w:p>
    <w:p w14:paraId="3943F52A" w14:textId="77777777" w:rsidR="008D6032" w:rsidRPr="00C2612A" w:rsidRDefault="008D6032" w:rsidP="008D6032">
      <w:pPr>
        <w:pStyle w:val="FIgureCaption"/>
        <w:rPr>
          <w:rFonts w:ascii="Times New Roman" w:hAnsi="Times New Roman" w:cs="Times New Roman"/>
        </w:rPr>
      </w:pPr>
      <w:r w:rsidRPr="00C2612A">
        <w:t>Figure 6. Clustering of wells by well use.</w:t>
      </w:r>
    </w:p>
    <w:p w14:paraId="7F2115FC"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62"/>
      <w:r w:rsidRPr="00C2612A">
        <w:rPr>
          <w:rFonts w:ascii="Arial" w:eastAsia="Times New Roman" w:hAnsi="Arial" w:cs="Arial"/>
          <w:noProof/>
          <w:color w:val="000000"/>
          <w:sz w:val="24"/>
          <w:szCs w:val="24"/>
          <w:bdr w:val="none" w:sz="0" w:space="0" w:color="auto" w:frame="1"/>
        </w:rPr>
        <w:lastRenderedPageBreak/>
        <w:drawing>
          <wp:inline distT="0" distB="0" distL="0" distR="0" wp14:anchorId="61DB6200" wp14:editId="6500EC3E">
            <wp:extent cx="45593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59300" cy="6838950"/>
                    </a:xfrm>
                    <a:prstGeom prst="rect">
                      <a:avLst/>
                    </a:prstGeom>
                    <a:noFill/>
                    <a:ln>
                      <a:noFill/>
                    </a:ln>
                  </pic:spPr>
                </pic:pic>
              </a:graphicData>
            </a:graphic>
          </wp:inline>
        </w:drawing>
      </w:r>
      <w:commentRangeEnd w:id="62"/>
      <w:r w:rsidR="00706844">
        <w:rPr>
          <w:rStyle w:val="CommentReference"/>
        </w:rPr>
        <w:commentReference w:id="62"/>
      </w:r>
    </w:p>
    <w:p w14:paraId="4AA2AEF1" w14:textId="62ABD54A" w:rsidR="00BF72EE" w:rsidRPr="00BF72EE" w:rsidRDefault="008D6032" w:rsidP="00BF72EE">
      <w:pPr>
        <w:pStyle w:val="FIgureCaption"/>
        <w:rPr>
          <w:rFonts w:ascii="Times New Roman" w:hAnsi="Times New Roman" w:cs="Times New Roman"/>
        </w:rPr>
      </w:pPr>
      <w:r w:rsidRPr="00C2612A">
        <w:t>Figure 7. Map of the Brady well field and fault system. Wells are shown by their use (productio</w:t>
      </w:r>
      <w:r>
        <w:t>n</w:t>
      </w:r>
      <w:r w:rsidRPr="00C2612A">
        <w:t>, injection, or non-productive) and their cluster (A, B, C, or D).</w:t>
      </w:r>
      <w:r w:rsidR="003445B0">
        <w:t xml:space="preserve"> Cluster B, which contains eight of the nine production wells is highlighted with a white halo.</w:t>
      </w:r>
    </w:p>
    <w:p w14:paraId="31601763" w14:textId="77777777" w:rsidR="00BF72EE" w:rsidRDefault="00BF72EE" w:rsidP="00BF72EE">
      <w:pPr>
        <w:pStyle w:val="Heading2"/>
      </w:pPr>
    </w:p>
    <w:p w14:paraId="7F64089C" w14:textId="0D9A8D9B" w:rsidR="00BF72EE" w:rsidRPr="00BF72EE" w:rsidRDefault="00C17D41" w:rsidP="00BF72EE">
      <w:pPr>
        <w:pStyle w:val="Heading2"/>
        <w:rPr>
          <w:rFonts w:eastAsia="Times New Roman"/>
        </w:rPr>
      </w:pPr>
      <w:r>
        <w:rPr>
          <w:rFonts w:eastAsia="Times New Roman"/>
        </w:rPr>
        <w:t>Structural</w:t>
      </w:r>
      <w:r w:rsidR="00BF72EE">
        <w:rPr>
          <w:rFonts w:eastAsia="Times New Roman"/>
        </w:rPr>
        <w:t xml:space="preserve"> factors</w:t>
      </w:r>
    </w:p>
    <w:p w14:paraId="458A01D0" w14:textId="6B2E2340" w:rsidR="008D6032" w:rsidRDefault="008D6032" w:rsidP="008D6032">
      <w:r w:rsidRPr="00C2612A">
        <w:t xml:space="preserve">The clustering of </w:t>
      </w:r>
      <w:r>
        <w:t>eight</w:t>
      </w:r>
      <w:r w:rsidRPr="00C2612A">
        <w:t xml:space="preserve"> of the nine production wells, and </w:t>
      </w:r>
      <w:proofErr w:type="gramStart"/>
      <w:r w:rsidRPr="00C2612A">
        <w:t>all of</w:t>
      </w:r>
      <w:proofErr w:type="gramEnd"/>
      <w:r w:rsidRPr="00C2612A">
        <w:t xml:space="preserve"> the wells that have been used for production 1997</w:t>
      </w:r>
      <w:r w:rsidR="00E440C7">
        <w:t>-2018</w:t>
      </w:r>
      <w:r w:rsidRPr="00C2612A">
        <w:t xml:space="preserve"> into cluster B, strongly indicates that there are geologic characteristics that are shared between </w:t>
      </w:r>
      <w:r>
        <w:t>production</w:t>
      </w:r>
      <w:r w:rsidRPr="00C2612A">
        <w:t xml:space="preserve"> wells</w:t>
      </w:r>
      <w:r>
        <w:t xml:space="preserve"> that are not as prevalent in other wells</w:t>
      </w:r>
      <w:r w:rsidRPr="00C2612A">
        <w:t>. The H-matrix (Figure 3) indicates that</w:t>
      </w:r>
      <w:r w:rsidR="00BC5F89">
        <w:t xml:space="preserve"> several</w:t>
      </w:r>
      <w:r w:rsidRPr="00C2612A">
        <w:t xml:space="preserve"> faulting related (</w:t>
      </w:r>
      <w:commentRangeStart w:id="63"/>
      <w:r w:rsidRPr="00C2612A">
        <w:rPr>
          <w:i/>
          <w:iCs/>
        </w:rPr>
        <w:t xml:space="preserve">dilation, faults, and </w:t>
      </w:r>
      <w:proofErr w:type="spellStart"/>
      <w:r w:rsidRPr="00C2612A">
        <w:rPr>
          <w:i/>
          <w:iCs/>
        </w:rPr>
        <w:t>faultdense</w:t>
      </w:r>
      <w:commentRangeEnd w:id="63"/>
      <w:proofErr w:type="spellEnd"/>
      <w:r w:rsidR="005748BD">
        <w:rPr>
          <w:rStyle w:val="CommentReference"/>
        </w:rPr>
        <w:commentReference w:id="63"/>
      </w:r>
      <w:r w:rsidRPr="00C2612A">
        <w:rPr>
          <w:i/>
          <w:iCs/>
        </w:rPr>
        <w:t xml:space="preserve">) </w:t>
      </w:r>
      <w:r w:rsidRPr="00C2612A">
        <w:t>variables are</w:t>
      </w:r>
      <w:r>
        <w:t xml:space="preserve"> the most</w:t>
      </w:r>
      <w:r w:rsidRPr="00C2612A">
        <w:t xml:space="preserve"> important in grouping </w:t>
      </w:r>
      <w:r>
        <w:t>cluster B</w:t>
      </w:r>
      <w:r w:rsidRPr="00C2612A">
        <w:t xml:space="preserve"> wells.</w:t>
      </w:r>
      <w:r>
        <w:t xml:space="preserve"> Figure 5A, 5</w:t>
      </w:r>
      <w:ins w:id="64" w:author="Pepin, Jeffrey D" w:date="2020-09-11T04:20:00Z">
        <w:r w:rsidR="005748BD">
          <w:t>D</w:t>
        </w:r>
      </w:ins>
      <w:del w:id="65" w:author="Pepin, Jeffrey D" w:date="2020-09-11T04:20:00Z">
        <w:r w:rsidDel="005748BD">
          <w:delText>E</w:delText>
        </w:r>
      </w:del>
      <w:r>
        <w:t>, and 5</w:t>
      </w:r>
      <w:ins w:id="66" w:author="Pepin, Jeffrey D" w:date="2020-09-11T04:20:00Z">
        <w:r w:rsidR="005748BD">
          <w:t>E</w:t>
        </w:r>
      </w:ins>
      <w:del w:id="67" w:author="Pepin, Jeffrey D" w:date="2020-09-11T04:20:00Z">
        <w:r w:rsidDel="005748BD">
          <w:delText>D</w:delText>
        </w:r>
      </w:del>
      <w:r>
        <w:t xml:space="preserve"> show </w:t>
      </w:r>
      <w:r w:rsidRPr="004F5E1F">
        <w:rPr>
          <w:i/>
          <w:iCs/>
        </w:rPr>
        <w:t>normal</w:t>
      </w:r>
      <w:r>
        <w:t xml:space="preserve">, </w:t>
      </w:r>
      <w:r w:rsidRPr="004F5E1F">
        <w:rPr>
          <w:i/>
          <w:iCs/>
        </w:rPr>
        <w:t>coulomb</w:t>
      </w:r>
      <w:r>
        <w:t xml:space="preserve">, and </w:t>
      </w:r>
      <w:proofErr w:type="spellStart"/>
      <w:r w:rsidRPr="004F5E1F">
        <w:rPr>
          <w:i/>
          <w:iCs/>
        </w:rPr>
        <w:t>faultintdense</w:t>
      </w:r>
      <w:proofErr w:type="spellEnd"/>
      <w:r w:rsidR="00494B79">
        <w:t xml:space="preserve">, along with </w:t>
      </w:r>
      <w:r w:rsidR="00494B79" w:rsidRPr="00C2612A">
        <w:rPr>
          <w:i/>
          <w:iCs/>
        </w:rPr>
        <w:t xml:space="preserve">dilation, faults, and </w:t>
      </w:r>
      <w:proofErr w:type="spellStart"/>
      <w:r w:rsidR="00494B79" w:rsidRPr="00C2612A">
        <w:rPr>
          <w:i/>
          <w:iCs/>
        </w:rPr>
        <w:t>faultdense</w:t>
      </w:r>
      <w:proofErr w:type="spellEnd"/>
      <w:r w:rsidR="00494B79">
        <w:rPr>
          <w:i/>
          <w:iCs/>
        </w:rPr>
        <w:t>,</w:t>
      </w:r>
      <w:r>
        <w:rPr>
          <w:i/>
          <w:iCs/>
        </w:rPr>
        <w:t xml:space="preserve"> </w:t>
      </w:r>
      <w:r>
        <w:t>plot in the same general areas (relatively high S2 and low S1, S3, and S4) as the cluster B wells</w:t>
      </w:r>
      <w:r w:rsidR="00BC5F89">
        <w:t>, and thus differentiate these wells from the rest of the dataset</w:t>
      </w:r>
      <w:r>
        <w:t xml:space="preserve">. </w:t>
      </w:r>
    </w:p>
    <w:p w14:paraId="5A747535" w14:textId="7832EBFC" w:rsidR="008D6032" w:rsidRDefault="008D6032" w:rsidP="008D6032">
      <w:r>
        <w:t xml:space="preserve">The </w:t>
      </w:r>
      <w:r w:rsidR="00BC5F89">
        <w:t>definition</w:t>
      </w:r>
      <w:r>
        <w:t xml:space="preserve"> of </w:t>
      </w:r>
      <w:r w:rsidRPr="00C129C4">
        <w:rPr>
          <w:i/>
          <w:iCs/>
        </w:rPr>
        <w:t>faults</w:t>
      </w:r>
      <w:r>
        <w:t xml:space="preserve"> as a cluster B variable (Figure 3) and </w:t>
      </w:r>
      <w:commentRangeStart w:id="68"/>
      <w:r>
        <w:t xml:space="preserve">its clear association with the cluster B production wells (Figure 5A, 5E, and 5D) </w:t>
      </w:r>
      <w:commentRangeEnd w:id="68"/>
      <w:r w:rsidR="005748BD">
        <w:rPr>
          <w:rStyle w:val="CommentReference"/>
        </w:rPr>
        <w:commentReference w:id="68"/>
      </w:r>
      <w:r>
        <w:t xml:space="preserve">indicates the macro-scale faults, those that were identified in the 3D geologic map based on geologic mapping, analysis of geophysical maps, seismic reflection interpretation, and downhole lithologic data, </w:t>
      </w:r>
      <w:commentRangeStart w:id="69"/>
      <w:r>
        <w:t>are an important control on hydrothermal circulation in the shallow (~300-600 m depth)  reservoir</w:t>
      </w:r>
      <w:commentRangeEnd w:id="69"/>
      <w:r w:rsidR="005748BD">
        <w:rPr>
          <w:rStyle w:val="CommentReference"/>
        </w:rPr>
        <w:commentReference w:id="69"/>
      </w:r>
      <w:r>
        <w:t>. Interesting</w:t>
      </w:r>
      <w:r w:rsidR="00BC5F89">
        <w:t>ly</w:t>
      </w:r>
      <w:r>
        <w:t xml:space="preserve">, </w:t>
      </w:r>
      <w:commentRangeStart w:id="70"/>
      <w:proofErr w:type="spellStart"/>
      <w:r w:rsidRPr="00C129C4">
        <w:rPr>
          <w:i/>
          <w:iCs/>
        </w:rPr>
        <w:t>faultnear</w:t>
      </w:r>
      <w:commentRangeEnd w:id="70"/>
      <w:proofErr w:type="spellEnd"/>
      <w:r w:rsidR="005D1949">
        <w:rPr>
          <w:rStyle w:val="CommentReference"/>
        </w:rPr>
        <w:commentReference w:id="70"/>
      </w:r>
      <w:r>
        <w:t xml:space="preserve">, </w:t>
      </w:r>
      <w:r w:rsidRPr="00C129C4">
        <w:rPr>
          <w:i/>
          <w:iCs/>
        </w:rPr>
        <w:t>td</w:t>
      </w:r>
      <w:r>
        <w:t xml:space="preserve">, </w:t>
      </w:r>
      <w:proofErr w:type="spellStart"/>
      <w:r w:rsidRPr="00C129C4">
        <w:rPr>
          <w:i/>
          <w:iCs/>
        </w:rPr>
        <w:t>ts</w:t>
      </w:r>
      <w:proofErr w:type="spellEnd"/>
      <w:r>
        <w:t xml:space="preserve">, and </w:t>
      </w:r>
      <w:r w:rsidRPr="00C129C4">
        <w:rPr>
          <w:i/>
          <w:iCs/>
        </w:rPr>
        <w:t>curve</w:t>
      </w:r>
      <w:r>
        <w:t xml:space="preserve"> do not appear to strongly correlate with cluster B or the cluster B production wells. These classifications of faults (i.e., by proximity, </w:t>
      </w:r>
      <w:r w:rsidR="00494B79">
        <w:t xml:space="preserve">by </w:t>
      </w:r>
      <w:r>
        <w:t xml:space="preserve">resolved stress, or </w:t>
      </w:r>
      <w:r w:rsidR="00494B79">
        <w:t xml:space="preserve">by </w:t>
      </w:r>
      <w:r>
        <w:t xml:space="preserve">geometry) are actually </w:t>
      </w:r>
      <w:proofErr w:type="gramStart"/>
      <w:r>
        <w:t>more weakly</w:t>
      </w:r>
      <w:proofErr w:type="gramEnd"/>
      <w:r>
        <w:t xml:space="preserve"> correlated with</w:t>
      </w:r>
      <w:r w:rsidR="00BC5F89">
        <w:t xml:space="preserve"> cluster B</w:t>
      </w:r>
      <w:r>
        <w:t xml:space="preserve"> than </w:t>
      </w:r>
      <w:r w:rsidR="00263926">
        <w:t xml:space="preserve">the simple ‘1’ for fault ‘0’ for no fault classification used for the </w:t>
      </w:r>
      <w:r w:rsidRPr="00263926">
        <w:rPr>
          <w:i/>
          <w:iCs/>
        </w:rPr>
        <w:t>faults</w:t>
      </w:r>
      <w:r w:rsidR="00263926">
        <w:rPr>
          <w:i/>
          <w:iCs/>
        </w:rPr>
        <w:t xml:space="preserve"> </w:t>
      </w:r>
      <w:r w:rsidR="00263926">
        <w:t>variable</w:t>
      </w:r>
      <w:r>
        <w:t xml:space="preserve">. </w:t>
      </w:r>
    </w:p>
    <w:p w14:paraId="564BC817" w14:textId="42F7ACF2" w:rsidR="00263926" w:rsidRDefault="008D6032" w:rsidP="00263926">
      <w:r>
        <w:t xml:space="preserve">Relatively high values of </w:t>
      </w:r>
      <w:proofErr w:type="spellStart"/>
      <w:r w:rsidRPr="00E162C8">
        <w:rPr>
          <w:i/>
          <w:iCs/>
        </w:rPr>
        <w:t>faultdense</w:t>
      </w:r>
      <w:proofErr w:type="spellEnd"/>
      <w:r>
        <w:t xml:space="preserve">, </w:t>
      </w:r>
      <w:proofErr w:type="spellStart"/>
      <w:r w:rsidRPr="00E162C8">
        <w:rPr>
          <w:i/>
          <w:iCs/>
        </w:rPr>
        <w:t>faultintdense</w:t>
      </w:r>
      <w:proofErr w:type="spellEnd"/>
      <w:r>
        <w:t xml:space="preserve">, </w:t>
      </w:r>
      <w:r w:rsidRPr="00E162C8">
        <w:rPr>
          <w:i/>
          <w:iCs/>
        </w:rPr>
        <w:t>normal</w:t>
      </w:r>
      <w:r>
        <w:t xml:space="preserve">, </w:t>
      </w:r>
      <w:r w:rsidRPr="00E162C8">
        <w:rPr>
          <w:i/>
          <w:iCs/>
        </w:rPr>
        <w:t>dilation</w:t>
      </w:r>
      <w:r>
        <w:t xml:space="preserve">, and </w:t>
      </w:r>
      <w:r w:rsidRPr="00E162C8">
        <w:rPr>
          <w:i/>
          <w:iCs/>
        </w:rPr>
        <w:t>coulomb</w:t>
      </w:r>
      <w:r>
        <w:t xml:space="preserve"> all occur in the Brady step-over. </w:t>
      </w:r>
      <w:r w:rsidRPr="00E96A37">
        <w:rPr>
          <w:i/>
          <w:iCs/>
        </w:rPr>
        <w:t>dilation</w:t>
      </w:r>
      <w:r>
        <w:t xml:space="preserve">, </w:t>
      </w:r>
      <w:r w:rsidRPr="00E96A37">
        <w:rPr>
          <w:i/>
          <w:iCs/>
        </w:rPr>
        <w:t>coulomb</w:t>
      </w:r>
      <w:r>
        <w:t xml:space="preserve">, and </w:t>
      </w:r>
      <w:r w:rsidRPr="00E96A37">
        <w:rPr>
          <w:i/>
          <w:iCs/>
        </w:rPr>
        <w:t>normal</w:t>
      </w:r>
      <w:r>
        <w:t xml:space="preserve"> are stress and strain effects calculated based on slip modeling on the Brady fault zone (Siler et al., 2018). Though they have varying spatial distribution, dilation</w:t>
      </w:r>
      <w:r w:rsidR="00263926">
        <w:t xml:space="preserve"> (</w:t>
      </w:r>
      <w:r w:rsidR="00263926" w:rsidRPr="00E96A37">
        <w:rPr>
          <w:i/>
          <w:iCs/>
        </w:rPr>
        <w:t>dilation</w:t>
      </w:r>
      <w:r w:rsidR="00263926">
        <w:rPr>
          <w:i/>
          <w:iCs/>
        </w:rPr>
        <w:t>)</w:t>
      </w:r>
      <w:r>
        <w:t>, coulomb shear stress increase</w:t>
      </w:r>
      <w:r w:rsidR="00263926">
        <w:t xml:space="preserve"> (</w:t>
      </w:r>
      <w:r w:rsidR="00263926" w:rsidRPr="00E96A37">
        <w:rPr>
          <w:i/>
          <w:iCs/>
        </w:rPr>
        <w:t>coulomb</w:t>
      </w:r>
      <w:r w:rsidR="00263926">
        <w:rPr>
          <w:i/>
          <w:iCs/>
        </w:rPr>
        <w:t>)</w:t>
      </w:r>
      <w:r>
        <w:t xml:space="preserve">, and normal stress decrease (unclamping) </w:t>
      </w:r>
      <w:r w:rsidR="00263926">
        <w:t>(</w:t>
      </w:r>
      <w:r w:rsidR="00263926" w:rsidRPr="00E96A37">
        <w:rPr>
          <w:i/>
          <w:iCs/>
        </w:rPr>
        <w:t>normal</w:t>
      </w:r>
      <w:r w:rsidR="00263926">
        <w:t xml:space="preserve">) </w:t>
      </w:r>
      <w:r>
        <w:t xml:space="preserve">all are maximized in different parts of the Brady step-over. Furthermore, a high density of fault strands </w:t>
      </w:r>
      <w:r w:rsidR="00263926">
        <w:t>(</w:t>
      </w:r>
      <w:proofErr w:type="spellStart"/>
      <w:r w:rsidR="00263926" w:rsidRPr="00E162C8">
        <w:rPr>
          <w:i/>
          <w:iCs/>
        </w:rPr>
        <w:t>faultdense</w:t>
      </w:r>
      <w:proofErr w:type="spellEnd"/>
      <w:r w:rsidR="00263926">
        <w:t xml:space="preserve">) </w:t>
      </w:r>
      <w:r>
        <w:t xml:space="preserve">and a high fault intersection density </w:t>
      </w:r>
      <w:r w:rsidR="00263926">
        <w:t>(</w:t>
      </w:r>
      <w:proofErr w:type="spellStart"/>
      <w:r w:rsidR="00263926" w:rsidRPr="00E162C8">
        <w:rPr>
          <w:i/>
          <w:iCs/>
        </w:rPr>
        <w:t>faultintdense</w:t>
      </w:r>
      <w:proofErr w:type="spellEnd"/>
      <w:r w:rsidR="00263926">
        <w:t xml:space="preserve">) </w:t>
      </w:r>
      <w:r>
        <w:t xml:space="preserve">also occur in the step over. The </w:t>
      </w:r>
      <w:r w:rsidR="00494B79">
        <w:t xml:space="preserve">importance of these variable in define cluster B suggests that the </w:t>
      </w:r>
      <w:r>
        <w:t xml:space="preserve">productivity of the cluster B production wells </w:t>
      </w:r>
      <w:r w:rsidR="00494B79">
        <w:t xml:space="preserve">is </w:t>
      </w:r>
      <w:r>
        <w:t>controlled by their intersection with the down-plunge projection of the step-over at depth. Wells in other clusters are 1) too far east of the step-over and therefore only intersect it at</w:t>
      </w:r>
      <w:r w:rsidR="00494B79">
        <w:t xml:space="preserve"> very</w:t>
      </w:r>
      <w:r>
        <w:t xml:space="preserve"> shallow levels (e.g., several cluster A wells), 2) north (the majority of cluster C wells) or south (several cluster A, C, and D) of the step-over and do not intersect it, or 3) west of the step-over (some cluster A and D wells), such that they do not reach the west-plunging step-over at less than 750 m depth. </w:t>
      </w:r>
    </w:p>
    <w:p w14:paraId="3EC4B6A0" w14:textId="7093C18D" w:rsidR="00BF72EE" w:rsidRDefault="00BF72EE" w:rsidP="00263926">
      <w:r>
        <w:t>Since</w:t>
      </w:r>
      <w:r w:rsidR="00263926">
        <w:t xml:space="preserve"> </w:t>
      </w:r>
      <w:r w:rsidR="00263926" w:rsidRPr="00263926">
        <w:rPr>
          <w:i/>
          <w:iCs/>
        </w:rPr>
        <w:t>faults</w:t>
      </w:r>
      <w:r w:rsidR="00263926">
        <w:t xml:space="preserve"> and the variables that are controlled by the Brady step-over (</w:t>
      </w:r>
      <w:proofErr w:type="spellStart"/>
      <w:r w:rsidR="00263926" w:rsidRPr="00E162C8">
        <w:rPr>
          <w:i/>
          <w:iCs/>
        </w:rPr>
        <w:t>faultdense</w:t>
      </w:r>
      <w:proofErr w:type="spellEnd"/>
      <w:r w:rsidR="00263926">
        <w:t xml:space="preserve">, </w:t>
      </w:r>
      <w:proofErr w:type="spellStart"/>
      <w:r w:rsidR="00263926" w:rsidRPr="00E162C8">
        <w:rPr>
          <w:i/>
          <w:iCs/>
        </w:rPr>
        <w:t>faultintdense</w:t>
      </w:r>
      <w:proofErr w:type="spellEnd"/>
      <w:r w:rsidR="00263926">
        <w:t xml:space="preserve">, </w:t>
      </w:r>
      <w:r w:rsidR="00263926" w:rsidRPr="00E162C8">
        <w:rPr>
          <w:i/>
          <w:iCs/>
        </w:rPr>
        <w:t>normal</w:t>
      </w:r>
      <w:r w:rsidR="00263926">
        <w:t xml:space="preserve">, </w:t>
      </w:r>
      <w:r w:rsidR="00263926" w:rsidRPr="00E162C8">
        <w:rPr>
          <w:i/>
          <w:iCs/>
        </w:rPr>
        <w:t>dilation</w:t>
      </w:r>
      <w:r w:rsidR="00263926">
        <w:t xml:space="preserve">, and </w:t>
      </w:r>
      <w:r w:rsidR="00263926" w:rsidRPr="00E162C8">
        <w:rPr>
          <w:i/>
          <w:iCs/>
        </w:rPr>
        <w:t>coulomb</w:t>
      </w:r>
      <w:r w:rsidR="00263926">
        <w:rPr>
          <w:i/>
          <w:iCs/>
        </w:rPr>
        <w:t>)</w:t>
      </w:r>
      <w:r w:rsidR="00263926">
        <w:t xml:space="preserve"> effectively cluster the production wells from the rest of the dataset, known faults within the relatively dense network of faulting and fracturing that occur in down dip projection of the Brady step-over are</w:t>
      </w:r>
      <w:r w:rsidR="00494B79">
        <w:t xml:space="preserve"> inferred as </w:t>
      </w:r>
      <w:r w:rsidR="00263926">
        <w:t xml:space="preserve">the dominant controls on the shallow (~300-600 m depth) hydrothermal reservoir at Brady geothermal field.  </w:t>
      </w:r>
    </w:p>
    <w:p w14:paraId="56CBE3A0" w14:textId="77777777" w:rsidR="00C17D41" w:rsidRDefault="00C17D41" w:rsidP="00C17D41">
      <w:pPr>
        <w:pStyle w:val="Heading2"/>
      </w:pPr>
      <w:r>
        <w:t>Stratigraphic and temperature variables</w:t>
      </w:r>
    </w:p>
    <w:p w14:paraId="1F8F480D" w14:textId="1D80FD4F" w:rsidR="00C17D41" w:rsidRDefault="00C17D41" w:rsidP="00263926">
      <w:r>
        <w:t>The stratigraphic variables (</w:t>
      </w:r>
      <w:proofErr w:type="spellStart"/>
      <w:r>
        <w:t>unitthick</w:t>
      </w:r>
      <w:proofErr w:type="spellEnd"/>
      <w:r>
        <w:t xml:space="preserve">, </w:t>
      </w:r>
      <w:proofErr w:type="spellStart"/>
      <w:r>
        <w:t>contactnear</w:t>
      </w:r>
      <w:proofErr w:type="spellEnd"/>
      <w:r>
        <w:t xml:space="preserve">, </w:t>
      </w:r>
      <w:proofErr w:type="spellStart"/>
      <w:r>
        <w:t>goodlith</w:t>
      </w:r>
      <w:proofErr w:type="spellEnd"/>
      <w:r>
        <w:t xml:space="preserve">) and </w:t>
      </w:r>
      <w:proofErr w:type="spellStart"/>
      <w:r w:rsidRPr="00BF72EE">
        <w:rPr>
          <w:i/>
          <w:iCs/>
        </w:rPr>
        <w:t>modeltemp</w:t>
      </w:r>
      <w:proofErr w:type="spellEnd"/>
      <w:r>
        <w:rPr>
          <w:i/>
          <w:iCs/>
        </w:rPr>
        <w:t xml:space="preserve"> </w:t>
      </w:r>
      <w:r>
        <w:t>appear to be relatively minor controls on the clustering of wells (Figure 5) as compared to the faulting related variables</w:t>
      </w:r>
      <w:r w:rsidR="00494B79">
        <w:t xml:space="preserve"> described above</w:t>
      </w:r>
      <w:r>
        <w:t xml:space="preserve">. </w:t>
      </w:r>
      <w:commentRangeStart w:id="71"/>
      <w:commentRangeStart w:id="72"/>
      <w:r>
        <w:t xml:space="preserve">Still, </w:t>
      </w:r>
      <w:proofErr w:type="spellStart"/>
      <w:r w:rsidRPr="00965E66">
        <w:rPr>
          <w:i/>
          <w:iCs/>
        </w:rPr>
        <w:t>contactnear</w:t>
      </w:r>
      <w:proofErr w:type="spellEnd"/>
      <w:r>
        <w:t xml:space="preserve"> is the cluster C variable and cluster C contains four of the five injection wells. Cluster C is defined by high S3 values (Figure 4) so the cluster C wells, including the injection wells, are differentiated by being near to geologic contacts relative to the other wells. </w:t>
      </w:r>
      <w:commentRangeEnd w:id="71"/>
      <w:r>
        <w:rPr>
          <w:rStyle w:val="CommentReference"/>
        </w:rPr>
        <w:commentReference w:id="71"/>
      </w:r>
      <w:commentRangeEnd w:id="72"/>
      <w:r w:rsidR="00706844">
        <w:rPr>
          <w:rStyle w:val="CommentReference"/>
        </w:rPr>
        <w:commentReference w:id="72"/>
      </w:r>
      <w:r>
        <w:t xml:space="preserve">Matrix permeability along </w:t>
      </w:r>
      <w:r w:rsidR="00494B79">
        <w:t>geologic contacts</w:t>
      </w:r>
      <w:r>
        <w:t xml:space="preserve"> may be an important component in the injectivity of the injection wells. </w:t>
      </w:r>
      <w:proofErr w:type="spellStart"/>
      <w:r w:rsidRPr="00127C7F">
        <w:rPr>
          <w:i/>
          <w:iCs/>
        </w:rPr>
        <w:t>unitthick</w:t>
      </w:r>
      <w:proofErr w:type="spellEnd"/>
      <w:r>
        <w:t xml:space="preserve"> and </w:t>
      </w:r>
      <w:proofErr w:type="spellStart"/>
      <w:r w:rsidRPr="00127C7F">
        <w:rPr>
          <w:i/>
          <w:iCs/>
        </w:rPr>
        <w:t>goodlith</w:t>
      </w:r>
      <w:proofErr w:type="spellEnd"/>
      <w:r>
        <w:rPr>
          <w:i/>
          <w:iCs/>
        </w:rPr>
        <w:t xml:space="preserve"> </w:t>
      </w:r>
      <w:r>
        <w:t xml:space="preserve">are cluster </w:t>
      </w:r>
      <w:r>
        <w:lastRenderedPageBreak/>
        <w:t>A and D variables, respectively. These clusters are dominated by non-productive wells, indicating that neither thick geologic units (</w:t>
      </w:r>
      <w:proofErr w:type="spellStart"/>
      <w:r w:rsidRPr="00127C7F">
        <w:rPr>
          <w:i/>
          <w:iCs/>
        </w:rPr>
        <w:t>unitthick</w:t>
      </w:r>
      <w:proofErr w:type="spellEnd"/>
      <w:r>
        <w:t xml:space="preserve">) nor a thick section of the </w:t>
      </w:r>
      <w:r w:rsidRPr="00127C7F">
        <w:t>Miocene mafic to intermediate volcanic rocks</w:t>
      </w:r>
      <w:r>
        <w:t xml:space="preserve"> </w:t>
      </w:r>
      <w:r w:rsidR="00DF08D1">
        <w:t xml:space="preserve">which the shallow (~300-600 m depth) production wells produce from </w:t>
      </w:r>
      <w:r>
        <w:t>(</w:t>
      </w:r>
      <w:r w:rsidR="00494B79">
        <w:t xml:space="preserve">i.e., the </w:t>
      </w:r>
      <w:proofErr w:type="spellStart"/>
      <w:r w:rsidRPr="00127C7F">
        <w:rPr>
          <w:i/>
          <w:iCs/>
        </w:rPr>
        <w:t>goodlith</w:t>
      </w:r>
      <w:proofErr w:type="spellEnd"/>
      <w:r w:rsidR="00494B79">
        <w:rPr>
          <w:i/>
          <w:iCs/>
        </w:rPr>
        <w:t xml:space="preserve"> </w:t>
      </w:r>
      <w:r w:rsidR="00494B79">
        <w:t>variable</w:t>
      </w:r>
      <w:r>
        <w:t xml:space="preserve">) </w:t>
      </w:r>
      <w:r w:rsidR="00DF08D1">
        <w:t xml:space="preserve">differentiate </w:t>
      </w:r>
      <w:r>
        <w:t xml:space="preserve">production </w:t>
      </w:r>
      <w:r w:rsidR="00DF08D1">
        <w:t>or</w:t>
      </w:r>
      <w:r>
        <w:t xml:space="preserve"> injection wells</w:t>
      </w:r>
      <w:r w:rsidR="00DF08D1">
        <w:t xml:space="preserve"> from non-productive wells</w:t>
      </w:r>
      <w:r>
        <w:t>. These</w:t>
      </w:r>
      <w:r w:rsidR="00DF08D1">
        <w:t xml:space="preserve"> two geologic</w:t>
      </w:r>
      <w:r>
        <w:t xml:space="preserve"> factors are therefore not likely important controls on the permeability in the hydrothermal reservoir. </w:t>
      </w:r>
      <w:r w:rsidR="00494B79">
        <w:t>T</w:t>
      </w:r>
      <w:r>
        <w:t xml:space="preserve">he occurrence of the reservoir in the Miocene </w:t>
      </w:r>
      <w:r w:rsidRPr="00127C7F">
        <w:t>mafic to intermediate volcanic rocks</w:t>
      </w:r>
      <w:r>
        <w:t>, is</w:t>
      </w:r>
      <w:r w:rsidR="00494B79">
        <w:t xml:space="preserve"> probably</w:t>
      </w:r>
      <w:r>
        <w:t xml:space="preserve"> more a factor of the fault</w:t>
      </w:r>
      <w:r w:rsidR="00DF08D1">
        <w:t xml:space="preserve"> </w:t>
      </w:r>
      <w:r>
        <w:t>s</w:t>
      </w:r>
      <w:r w:rsidR="00DF08D1">
        <w:t>ystem (and fault step-over)</w:t>
      </w:r>
      <w:r>
        <w:t xml:space="preserve"> that cut</w:t>
      </w:r>
      <w:r w:rsidR="00DF08D1">
        <w:t>s</w:t>
      </w:r>
      <w:r>
        <w:t xml:space="preserve"> through this stratigraphic sequence rather than</w:t>
      </w:r>
      <w:r w:rsidR="00DF08D1">
        <w:t xml:space="preserve"> characteristics </w:t>
      </w:r>
      <w:r w:rsidR="00494B79">
        <w:t>of</w:t>
      </w:r>
      <w:r w:rsidR="00DF08D1">
        <w:t xml:space="preserve"> </w:t>
      </w:r>
      <w:r>
        <w:t>the litholog</w:t>
      </w:r>
      <w:r w:rsidR="00DF08D1">
        <w:t>ic unit itself</w:t>
      </w:r>
      <w:r>
        <w:t xml:space="preserve">. </w:t>
      </w:r>
      <w:proofErr w:type="spellStart"/>
      <w:r>
        <w:rPr>
          <w:i/>
          <w:iCs/>
        </w:rPr>
        <w:t>m</w:t>
      </w:r>
      <w:r w:rsidRPr="00C17D41">
        <w:rPr>
          <w:i/>
          <w:iCs/>
        </w:rPr>
        <w:t>odeltemp</w:t>
      </w:r>
      <w:proofErr w:type="spellEnd"/>
      <w:r>
        <w:rPr>
          <w:i/>
          <w:iCs/>
        </w:rPr>
        <w:t xml:space="preserve"> </w:t>
      </w:r>
      <w:r>
        <w:t xml:space="preserve">also has </w:t>
      </w:r>
      <w:r w:rsidR="00DF08D1">
        <w:t xml:space="preserve">relatively </w:t>
      </w:r>
      <w:r>
        <w:t xml:space="preserve">little control on the clustering of the wells. Figure 5 shows that </w:t>
      </w:r>
      <w:proofErr w:type="spellStart"/>
      <w:r w:rsidRPr="00C17D41">
        <w:rPr>
          <w:i/>
          <w:iCs/>
        </w:rPr>
        <w:t>modeltemp</w:t>
      </w:r>
      <w:proofErr w:type="spellEnd"/>
      <w:r>
        <w:t xml:space="preserve"> has v</w:t>
      </w:r>
      <w:r w:rsidR="00DF08D1">
        <w:t>e</w:t>
      </w:r>
      <w:r>
        <w:t xml:space="preserve">ry low values for all signals and is not associated with </w:t>
      </w:r>
      <w:r w:rsidR="00494B79">
        <w:t xml:space="preserve">any </w:t>
      </w:r>
      <w:proofErr w:type="gramStart"/>
      <w:r w:rsidR="00494B79">
        <w:t>particular cluster</w:t>
      </w:r>
      <w:proofErr w:type="gramEnd"/>
      <w:r w:rsidR="00494B79">
        <w:t xml:space="preserve">, or </w:t>
      </w:r>
      <w:r>
        <w:t xml:space="preserve">production or injection wells </w:t>
      </w:r>
      <w:r w:rsidR="00494B79">
        <w:t>more so</w:t>
      </w:r>
      <w:r>
        <w:t xml:space="preserve"> than non-productive wells. </w:t>
      </w:r>
      <w:r w:rsidR="00DF08D1">
        <w:t>This is probably because t</w:t>
      </w:r>
      <w:r>
        <w:t>he entire Brady area is relatively hot</w:t>
      </w:r>
      <w:r w:rsidR="00AD1689">
        <w:t xml:space="preserve"> at shallow (&lt;750 m) depths.</w:t>
      </w:r>
      <w:r>
        <w:t xml:space="preserve"> </w:t>
      </w:r>
      <w:r w:rsidR="00AD1689">
        <w:t>T</w:t>
      </w:r>
      <w:r>
        <w:t xml:space="preserve">he existing temperature data, and the 3D temperature model calculated from it, </w:t>
      </w:r>
      <w:r w:rsidR="00494B79">
        <w:t>are apparently insufficient to</w:t>
      </w:r>
      <w:r>
        <w:t xml:space="preserve"> distinguish area</w:t>
      </w:r>
      <w:r w:rsidR="00494B79">
        <w:t>s</w:t>
      </w:r>
      <w:r>
        <w:t xml:space="preserve"> of advective heat transport (by hydrothermal circulation) from areas of conductive transport of heat.</w:t>
      </w:r>
    </w:p>
    <w:p w14:paraId="6FF8BDC6" w14:textId="1B120209" w:rsidR="00BF72EE" w:rsidRPr="00C2612A" w:rsidRDefault="00BF72EE" w:rsidP="00BF72EE">
      <w:pPr>
        <w:pStyle w:val="Heading2"/>
        <w:rPr>
          <w:rFonts w:ascii="Times New Roman" w:eastAsia="Times New Roman" w:hAnsi="Times New Roman" w:cs="Times New Roman"/>
          <w:b/>
          <w:bCs/>
          <w:sz w:val="27"/>
          <w:szCs w:val="27"/>
        </w:rPr>
      </w:pPr>
      <w:r>
        <w:rPr>
          <w:rFonts w:eastAsia="Times New Roman"/>
        </w:rPr>
        <w:t xml:space="preserve">Geologic controls on hydrothermal </w:t>
      </w:r>
      <w:del w:id="73" w:author="Pepin, Jeffrey D" w:date="2020-09-11T04:42:00Z">
        <w:r w:rsidDel="00545EEC">
          <w:rPr>
            <w:rFonts w:eastAsia="Times New Roman"/>
          </w:rPr>
          <w:delText xml:space="preserve">thermal </w:delText>
        </w:r>
      </w:del>
      <w:r>
        <w:rPr>
          <w:rFonts w:eastAsia="Times New Roman"/>
        </w:rPr>
        <w:t>processes at Brady</w:t>
      </w:r>
    </w:p>
    <w:p w14:paraId="54BEAD4D" w14:textId="2778EF70" w:rsidR="008D6032" w:rsidRDefault="008D6032" w:rsidP="008D6032">
      <w:r w:rsidRPr="00C2612A">
        <w:t xml:space="preserve">In addition to the </w:t>
      </w:r>
      <w:r>
        <w:t>eight</w:t>
      </w:r>
      <w:r w:rsidRPr="00C2612A">
        <w:t xml:space="preserve"> production wells in cluster B, there are </w:t>
      </w:r>
      <w:r>
        <w:t>six</w:t>
      </w:r>
      <w:r w:rsidRPr="00C2612A">
        <w:t xml:space="preserve"> of the thirty-</w:t>
      </w:r>
      <w:r>
        <w:t xml:space="preserve">two </w:t>
      </w:r>
      <w:r w:rsidRPr="00C2612A">
        <w:t>non-productive wells</w:t>
      </w:r>
      <w:r>
        <w:t xml:space="preserve"> </w:t>
      </w:r>
      <w:r w:rsidRPr="00C2612A">
        <w:t>(~19%) in cluster B.</w:t>
      </w:r>
      <w:r>
        <w:t xml:space="preserve"> </w:t>
      </w:r>
      <w:r w:rsidRPr="00C2612A">
        <w:t>Though this is less than if the non-productive wells were evenly distributed between the four clusters, the fact that there are</w:t>
      </w:r>
      <w:r>
        <w:t xml:space="preserve"> a significant </w:t>
      </w:r>
      <w:r w:rsidRPr="00C2612A">
        <w:t xml:space="preserve">number of non-productive wells in cluster B underscores the challenge of differentiating volumes of the subsurface that host hydrothermal circulation </w:t>
      </w:r>
      <w:r>
        <w:t>from</w:t>
      </w:r>
      <w:r w:rsidRPr="00C2612A">
        <w:t xml:space="preserve"> volumes that do</w:t>
      </w:r>
      <w:r>
        <w:t xml:space="preserve"> </w:t>
      </w:r>
      <w:r w:rsidRPr="00C2612A">
        <w:t>n</w:t>
      </w:r>
      <w:r>
        <w:t>o</w:t>
      </w:r>
      <w:r w:rsidRPr="00C2612A">
        <w:t>t.</w:t>
      </w:r>
      <w:r w:rsidR="00263926" w:rsidRPr="00263926">
        <w:t xml:space="preserve"> </w:t>
      </w:r>
      <w:r w:rsidR="00263926">
        <w:t>Still, the clustering of the production wells suggests geologic-based variables used in the analysis</w:t>
      </w:r>
      <w:r w:rsidR="00ED4B66">
        <w:t>, particularly</w:t>
      </w:r>
      <w:r w:rsidR="00263926">
        <w:t xml:space="preserve"> </w:t>
      </w:r>
      <w:r w:rsidR="00ED4B66">
        <w:t xml:space="preserve">faults, </w:t>
      </w:r>
      <w:proofErr w:type="spellStart"/>
      <w:r w:rsidR="00ED4B66" w:rsidRPr="00E162C8">
        <w:rPr>
          <w:i/>
          <w:iCs/>
        </w:rPr>
        <w:t>faultdense</w:t>
      </w:r>
      <w:proofErr w:type="spellEnd"/>
      <w:r w:rsidR="00ED4B66">
        <w:t xml:space="preserve">, </w:t>
      </w:r>
      <w:proofErr w:type="spellStart"/>
      <w:r w:rsidR="00ED4B66" w:rsidRPr="00E162C8">
        <w:rPr>
          <w:i/>
          <w:iCs/>
        </w:rPr>
        <w:t>faultintdense</w:t>
      </w:r>
      <w:proofErr w:type="spellEnd"/>
      <w:r w:rsidR="00ED4B66">
        <w:t xml:space="preserve">, </w:t>
      </w:r>
      <w:r w:rsidR="00ED4B66" w:rsidRPr="00E162C8">
        <w:rPr>
          <w:i/>
          <w:iCs/>
        </w:rPr>
        <w:t>normal</w:t>
      </w:r>
      <w:r w:rsidR="00ED4B66">
        <w:t xml:space="preserve">, </w:t>
      </w:r>
      <w:r w:rsidR="00ED4B66" w:rsidRPr="00E162C8">
        <w:rPr>
          <w:i/>
          <w:iCs/>
        </w:rPr>
        <w:t>dilation</w:t>
      </w:r>
      <w:r w:rsidR="00ED4B66">
        <w:t xml:space="preserve">, and </w:t>
      </w:r>
      <w:r w:rsidR="00ED4B66" w:rsidRPr="00E162C8">
        <w:rPr>
          <w:i/>
          <w:iCs/>
        </w:rPr>
        <w:t>coulomb</w:t>
      </w:r>
      <w:r w:rsidR="00ED4B66">
        <w:rPr>
          <w:i/>
          <w:iCs/>
        </w:rPr>
        <w:t>,</w:t>
      </w:r>
      <w:r w:rsidR="00ED4B66">
        <w:t xml:space="preserve"> </w:t>
      </w:r>
      <w:r w:rsidR="00263926">
        <w:t>can effectively distinguish productive areas from amongst the much greater volume of the subsurface that is non-productive.</w:t>
      </w:r>
    </w:p>
    <w:p w14:paraId="75033F67"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6. Conclusions</w:t>
      </w:r>
    </w:p>
    <w:p w14:paraId="18A44BE1" w14:textId="22D9BCE0" w:rsidR="008D6032" w:rsidRPr="00067A7E" w:rsidRDefault="008D6032" w:rsidP="008D6032">
      <w:r>
        <w:t>Non-negative matrix factorization with k-means clustering (</w:t>
      </w:r>
      <w:proofErr w:type="spellStart"/>
      <w:r>
        <w:t>NMFk</w:t>
      </w:r>
      <w:proofErr w:type="spellEnd"/>
      <w:r>
        <w:t>) analyses</w:t>
      </w:r>
      <w:r w:rsidRPr="00450D6B">
        <w:t xml:space="preserve"> was conducted on a 3-D geological dataset </w:t>
      </w:r>
      <w:r w:rsidR="00B11D33">
        <w:t>from</w:t>
      </w:r>
      <w:r w:rsidRPr="00450D6B">
        <w:t xml:space="preserve"> Brady geothermal field in order to elucidate the geologic characteristics that control hydrothermal circulation</w:t>
      </w:r>
      <w:r>
        <w:t xml:space="preserve"> in the shallow (~300-600 m depth) reservoir</w:t>
      </w:r>
      <w:r w:rsidRPr="00450D6B">
        <w:t xml:space="preserve">. These analyses </w:t>
      </w:r>
      <w:r>
        <w:t>show</w:t>
      </w:r>
      <w:r w:rsidRPr="00450D6B">
        <w:t xml:space="preserve"> that </w:t>
      </w:r>
      <w:r>
        <w:t xml:space="preserve">known </w:t>
      </w:r>
      <w:r w:rsidRPr="00450D6B">
        <w:t>faults</w:t>
      </w:r>
      <w:r>
        <w:t>, i.e. those that have been mapped in 3D based on geological and geophysical evidence are well correlated with production wells. Geologic factors that occur exclusively within the Brady step-over, high densities of faults and fault intersections, and strain and stress effects brought on by slip modeling, also correlate with production wells. These results suggest that the shallow hydrothermal reservoir at Brady is probably hosted within know</w:t>
      </w:r>
      <w:r w:rsidR="00DA49D8">
        <w:t>n,</w:t>
      </w:r>
      <w:r>
        <w:t xml:space="preserve"> relatively prominent faults, that lie within a volume of the subsurface that is expected to have relatively high fault and fracture density, i.e. the step-over. </w:t>
      </w:r>
      <w:r w:rsidR="00DA49D8">
        <w:t>T</w:t>
      </w:r>
      <w:r>
        <w:t xml:space="preserve">hese two factors, in concert and not either independently, that control the presence of the hydrothermal system. The </w:t>
      </w:r>
      <w:proofErr w:type="spellStart"/>
      <w:r>
        <w:t>NMF</w:t>
      </w:r>
      <w:r w:rsidRPr="00067A7E">
        <w:rPr>
          <w:i/>
          <w:iCs/>
        </w:rPr>
        <w:t>k</w:t>
      </w:r>
      <w:proofErr w:type="spellEnd"/>
      <w:r>
        <w:rPr>
          <w:i/>
          <w:iCs/>
        </w:rPr>
        <w:t xml:space="preserve"> </w:t>
      </w:r>
      <w:r>
        <w:t xml:space="preserve">methodology </w:t>
      </w:r>
      <w:r w:rsidR="00DA49D8">
        <w:t xml:space="preserve">also </w:t>
      </w:r>
      <w:r>
        <w:t xml:space="preserve">successfully differentiates production wells and injection wells from amongst a larger number of non-productive wells using these geologic data. This suggests that the </w:t>
      </w:r>
      <w:proofErr w:type="spellStart"/>
      <w:r>
        <w:t>NMF</w:t>
      </w:r>
      <w:r w:rsidRPr="00067A7E">
        <w:rPr>
          <w:i/>
          <w:iCs/>
        </w:rPr>
        <w:t>k</w:t>
      </w:r>
      <w:proofErr w:type="spellEnd"/>
      <w:r w:rsidRPr="00067A7E">
        <w:rPr>
          <w:i/>
          <w:iCs/>
        </w:rPr>
        <w:t xml:space="preserve"> </w:t>
      </w:r>
      <w:r>
        <w:t xml:space="preserve">method and these geologic parameters may be effective at training </w:t>
      </w:r>
      <w:commentRangeStart w:id="74"/>
      <w:r>
        <w:t xml:space="preserve">machine learning methods </w:t>
      </w:r>
      <w:commentRangeEnd w:id="74"/>
      <w:r w:rsidR="00545EEC">
        <w:rPr>
          <w:rStyle w:val="CommentReference"/>
        </w:rPr>
        <w:commentReference w:id="74"/>
      </w:r>
      <w:r>
        <w:t xml:space="preserve">to diagnose </w:t>
      </w:r>
      <w:r w:rsidR="00DA49D8">
        <w:t>areas</w:t>
      </w:r>
      <w:r>
        <w:t xml:space="preserve"> that have similar characteristics to the production and injection wells within an unexplored volume o</w:t>
      </w:r>
      <w:bookmarkStart w:id="75" w:name="_GoBack"/>
      <w:bookmarkEnd w:id="75"/>
      <w:r>
        <w:t>f rock.</w:t>
      </w:r>
    </w:p>
    <w:p w14:paraId="71FFBB25" w14:textId="77777777" w:rsidR="008D6032" w:rsidRPr="00C2612A" w:rsidRDefault="008D6032" w:rsidP="008D6032">
      <w:pPr>
        <w:pStyle w:val="Heading1"/>
        <w:rPr>
          <w:rFonts w:ascii="Times New Roman" w:eastAsia="Times New Roman" w:hAnsi="Times New Roman" w:cs="Times New Roman"/>
          <w:b/>
          <w:bCs/>
          <w:sz w:val="48"/>
          <w:szCs w:val="48"/>
        </w:rPr>
      </w:pPr>
      <w:r>
        <w:rPr>
          <w:rFonts w:eastAsia="Times New Roman"/>
        </w:rPr>
        <w:t>Acknowledgements</w:t>
      </w:r>
    </w:p>
    <w:p w14:paraId="7ABB746C" w14:textId="77777777" w:rsidR="008D6032" w:rsidRPr="00C2612A" w:rsidRDefault="008D6032" w:rsidP="008D6032"/>
    <w:p w14:paraId="046E485A" w14:textId="77777777" w:rsidR="008D6032" w:rsidRPr="008D6032" w:rsidRDefault="008D6032" w:rsidP="008D6032">
      <w:pPr>
        <w:pStyle w:val="Heading1"/>
        <w:rPr>
          <w:rFonts w:ascii="Times New Roman" w:eastAsia="Times New Roman" w:hAnsi="Times New Roman" w:cs="Times New Roman"/>
          <w:b/>
          <w:bCs/>
          <w:sz w:val="48"/>
          <w:szCs w:val="48"/>
        </w:rPr>
      </w:pPr>
      <w:r w:rsidRPr="00C2612A">
        <w:rPr>
          <w:rFonts w:eastAsia="Times New Roman"/>
        </w:rPr>
        <w:lastRenderedPageBreak/>
        <w:t>References</w:t>
      </w:r>
    </w:p>
    <w:p w14:paraId="15DA5494" w14:textId="77777777" w:rsidR="008D6032" w:rsidRPr="00C2612A" w:rsidRDefault="008D6032" w:rsidP="008D6032">
      <w:pPr>
        <w:ind w:left="360" w:hanging="360"/>
        <w:rPr>
          <w:rFonts w:ascii="Times New Roman" w:hAnsi="Times New Roman" w:cs="Times New Roman"/>
        </w:rPr>
      </w:pPr>
      <w:r w:rsidRPr="00C2612A">
        <w:rPr>
          <w:color w:val="000000"/>
        </w:rPr>
        <w:t xml:space="preserve">Alberti M., 2011, 3D point cloud density calculation: a C++ program, </w:t>
      </w:r>
      <w:hyperlink r:id="rId16" w:history="1">
        <w:r w:rsidRPr="00C2612A">
          <w:rPr>
            <w:color w:val="1155CC"/>
            <w:u w:val="single"/>
          </w:rPr>
          <w:t>https://gisoftw.blogspot.com/2011/05/3d-point-density-calculation-c-program.html</w:t>
        </w:r>
      </w:hyperlink>
    </w:p>
    <w:p w14:paraId="73EB67DC" w14:textId="77777777" w:rsidR="008D6032" w:rsidRPr="00C2612A" w:rsidRDefault="008D6032" w:rsidP="008D6032">
      <w:pPr>
        <w:ind w:left="360" w:hanging="360"/>
        <w:rPr>
          <w:rFonts w:ascii="Times New Roman" w:hAnsi="Times New Roman" w:cs="Times New Roman"/>
        </w:rPr>
      </w:pPr>
      <w:r w:rsidRPr="00C2612A">
        <w:rPr>
          <w:color w:val="000000"/>
        </w:rPr>
        <w:t xml:space="preserve">Anders, M.H., and </w:t>
      </w:r>
      <w:proofErr w:type="spellStart"/>
      <w:r w:rsidRPr="00C2612A">
        <w:rPr>
          <w:color w:val="000000"/>
        </w:rPr>
        <w:t>Wiltschko</w:t>
      </w:r>
      <w:proofErr w:type="spellEnd"/>
      <w:r w:rsidRPr="00C2612A">
        <w:rPr>
          <w:color w:val="000000"/>
        </w:rPr>
        <w:t xml:space="preserve">, D.V., 1994, </w:t>
      </w:r>
      <w:proofErr w:type="spellStart"/>
      <w:r w:rsidRPr="00C2612A">
        <w:rPr>
          <w:color w:val="000000"/>
        </w:rPr>
        <w:t>Microfracturing</w:t>
      </w:r>
      <w:proofErr w:type="spellEnd"/>
      <w:r w:rsidRPr="00C2612A">
        <w:rPr>
          <w:color w:val="000000"/>
        </w:rPr>
        <w:t xml:space="preserve">, </w:t>
      </w:r>
      <w:proofErr w:type="spellStart"/>
      <w:r w:rsidRPr="00C2612A">
        <w:rPr>
          <w:color w:val="000000"/>
        </w:rPr>
        <w:t>paleostress</w:t>
      </w:r>
      <w:proofErr w:type="spellEnd"/>
      <w:r w:rsidRPr="00C2612A">
        <w:rPr>
          <w:color w:val="000000"/>
        </w:rPr>
        <w:t xml:space="preserve"> and the growth of faults: Journal of Structural Geology, v. 16, p. 795–815, </w:t>
      </w:r>
      <w:hyperlink r:id="rId17" w:history="1">
        <w:r w:rsidRPr="00C2612A">
          <w:rPr>
            <w:color w:val="1155CC"/>
            <w:u w:val="single"/>
          </w:rPr>
          <w:t>https://doi.org/10.1016/0191-8141(94)90146-5</w:t>
        </w:r>
      </w:hyperlink>
    </w:p>
    <w:p w14:paraId="28FC68AC" w14:textId="77777777" w:rsidR="008D6032" w:rsidRPr="00C2612A" w:rsidRDefault="008D6032" w:rsidP="008D6032">
      <w:pPr>
        <w:ind w:left="360" w:hanging="360"/>
        <w:rPr>
          <w:rFonts w:ascii="Times New Roman" w:hAnsi="Times New Roman" w:cs="Times New Roman"/>
        </w:rPr>
      </w:pPr>
      <w:proofErr w:type="spellStart"/>
      <w:r w:rsidRPr="00C2612A">
        <w:rPr>
          <w:color w:val="000000"/>
        </w:rPr>
        <w:t>Ayling</w:t>
      </w:r>
      <w:proofErr w:type="spellEnd"/>
      <w:r w:rsidRPr="00C2612A">
        <w:rPr>
          <w:color w:val="000000"/>
        </w:rPr>
        <w:t>, B.F., 2020. 35 Years of Geothermal Power Generation in Nevada, USA: A Review of Field Development. Proceedings, Forty-Fifth Workshop on Geothermal Reservoir Engineering, Stanford University. V. 45, 12 p.</w:t>
      </w:r>
    </w:p>
    <w:p w14:paraId="76484ACC" w14:textId="77777777" w:rsidR="008D6032" w:rsidRPr="00C2612A" w:rsidRDefault="008D6032" w:rsidP="008D6032">
      <w:pPr>
        <w:ind w:left="360" w:hanging="360"/>
        <w:rPr>
          <w:rFonts w:ascii="Times New Roman" w:hAnsi="Times New Roman" w:cs="Times New Roman"/>
        </w:rPr>
      </w:pPr>
      <w:r w:rsidRPr="00C2612A">
        <w:rPr>
          <w:color w:val="000000"/>
        </w:rPr>
        <w:t>Benoit, W.R. and Butler, R.W., 1983, A Review of High-Temperature Geothermal Developments in the Northern Basin and Range Province; Geothermal Resources Council, Special Report, No. 13, pp. 57-80.</w:t>
      </w:r>
    </w:p>
    <w:p w14:paraId="4E6A7CC7" w14:textId="77777777" w:rsidR="008D6032" w:rsidRPr="00C2612A" w:rsidRDefault="008D6032" w:rsidP="008D6032">
      <w:pPr>
        <w:ind w:left="360" w:hanging="360"/>
        <w:rPr>
          <w:rFonts w:ascii="Times New Roman" w:hAnsi="Times New Roman" w:cs="Times New Roman"/>
        </w:rPr>
      </w:pPr>
      <w:r w:rsidRPr="00C2612A">
        <w:rPr>
          <w:color w:val="000000"/>
        </w:rPr>
        <w:t>Blackwell, D.D., 1983. Heat flow in the northern Basin and Range province. Geothermal Resources Council, Special Report 13 81–93.</w:t>
      </w:r>
    </w:p>
    <w:p w14:paraId="6641C41E" w14:textId="77777777" w:rsidR="008D6032" w:rsidRPr="00C2612A" w:rsidRDefault="008D6032" w:rsidP="008D6032">
      <w:pPr>
        <w:ind w:left="360" w:hanging="360"/>
        <w:rPr>
          <w:rFonts w:ascii="Times New Roman" w:hAnsi="Times New Roman" w:cs="Times New Roman"/>
        </w:rPr>
      </w:pPr>
      <w:r w:rsidRPr="00C2612A">
        <w:rPr>
          <w:color w:val="000000"/>
        </w:rPr>
        <w:t xml:space="preserve">Caine, J.S., Evans, J.P., Forster, C.B., 1996. Fault zone architecture and permeability structure. Geology 24, 1025–1028, </w:t>
      </w:r>
      <w:hyperlink r:id="rId18" w:history="1">
        <w:r w:rsidRPr="00C2612A">
          <w:rPr>
            <w:color w:val="1155CC"/>
            <w:u w:val="single"/>
          </w:rPr>
          <w:t>https://doi.org/10.1130/0091-7613(1996)024%3C1025:FZAAPS%3E2.3.CO;2</w:t>
        </w:r>
      </w:hyperlink>
    </w:p>
    <w:p w14:paraId="040DAD56" w14:textId="77777777" w:rsidR="008D6032" w:rsidRPr="00C2612A" w:rsidRDefault="008D6032" w:rsidP="008D6032">
      <w:pPr>
        <w:ind w:left="360" w:hanging="360"/>
        <w:rPr>
          <w:rFonts w:ascii="Times New Roman" w:hAnsi="Times New Roman" w:cs="Times New Roman"/>
        </w:rPr>
      </w:pPr>
      <w:r w:rsidRPr="00C2612A">
        <w:rPr>
          <w:color w:val="000000"/>
        </w:rPr>
        <w:t xml:space="preserve">Caine, J.S., Forster, C.B., 1999. Fault Zone Architecture and Fluid Flow: Insights </w:t>
      </w:r>
      <w:proofErr w:type="gramStart"/>
      <w:r w:rsidRPr="00C2612A">
        <w:rPr>
          <w:color w:val="000000"/>
        </w:rPr>
        <w:t>From</w:t>
      </w:r>
      <w:proofErr w:type="gramEnd"/>
      <w:r w:rsidRPr="00C2612A">
        <w:rPr>
          <w:color w:val="000000"/>
        </w:rPr>
        <w:t xml:space="preserve"> Field Data and Numerical Modeling. Geophysical Monograph: American Geophysical Union 113, 101–128.</w:t>
      </w:r>
    </w:p>
    <w:p w14:paraId="1BBF6814" w14:textId="77777777" w:rsidR="008D6032" w:rsidRPr="00C2612A" w:rsidRDefault="008D6032" w:rsidP="008D6032">
      <w:pPr>
        <w:ind w:left="360" w:hanging="360"/>
        <w:rPr>
          <w:rFonts w:ascii="Times New Roman" w:hAnsi="Times New Roman" w:cs="Times New Roman"/>
        </w:rPr>
      </w:pPr>
      <w:r w:rsidRPr="00C2612A">
        <w:rPr>
          <w:color w:val="000000"/>
        </w:rPr>
        <w:t xml:space="preserve">Colgan, J.P., Dumitru, T. a., </w:t>
      </w:r>
      <w:proofErr w:type="spellStart"/>
      <w:r w:rsidRPr="00C2612A">
        <w:rPr>
          <w:color w:val="000000"/>
        </w:rPr>
        <w:t>Reiners</w:t>
      </w:r>
      <w:proofErr w:type="spellEnd"/>
      <w:r w:rsidRPr="00C2612A">
        <w:rPr>
          <w:color w:val="000000"/>
        </w:rPr>
        <w:t xml:space="preserve">, P.W., Wooden, J.L., Miller, E.L., 2006. Cenozoic Tectonic Evolution of the Basin and Range Province in Northwestern Nevada. American Journal of Science 306, 616–654. </w:t>
      </w:r>
      <w:hyperlink r:id="rId19" w:history="1">
        <w:r w:rsidRPr="00C2612A">
          <w:rPr>
            <w:color w:val="1155CC"/>
            <w:u w:val="single"/>
          </w:rPr>
          <w:t>https://doi.org/10.2475/08.2006.02</w:t>
        </w:r>
      </w:hyperlink>
    </w:p>
    <w:p w14:paraId="190884B6" w14:textId="77777777" w:rsidR="008D6032" w:rsidRPr="00C2612A" w:rsidRDefault="008D6032" w:rsidP="008D6032">
      <w:pPr>
        <w:ind w:left="360" w:hanging="360"/>
        <w:rPr>
          <w:rFonts w:ascii="Times New Roman" w:hAnsi="Times New Roman" w:cs="Times New Roman"/>
        </w:rPr>
      </w:pPr>
      <w:r w:rsidRPr="00C2612A">
        <w:rPr>
          <w:color w:val="000000"/>
        </w:rPr>
        <w:t xml:space="preserve">Fairley, J.P., Heffner, J., Hinds, J., 2003. Geostatistical evaluation of permeability in an active fault zone. Geophysical Research Letters 30. </w:t>
      </w:r>
      <w:hyperlink r:id="rId20" w:history="1">
        <w:r w:rsidRPr="00C2612A">
          <w:rPr>
            <w:color w:val="1155CC"/>
            <w:u w:val="single"/>
          </w:rPr>
          <w:t>https://doi.org/10.1029/2003GL018064</w:t>
        </w:r>
      </w:hyperlink>
    </w:p>
    <w:p w14:paraId="76D7EB7E" w14:textId="77777777" w:rsidR="008D6032" w:rsidRPr="00C2612A" w:rsidRDefault="008D6032" w:rsidP="008D6032">
      <w:pPr>
        <w:ind w:left="360" w:hanging="360"/>
        <w:rPr>
          <w:rFonts w:ascii="Times New Roman" w:hAnsi="Times New Roman" w:cs="Times New Roman"/>
        </w:rPr>
      </w:pPr>
      <w:r w:rsidRPr="00C2612A">
        <w:rPr>
          <w:color w:val="000000"/>
        </w:rPr>
        <w:t xml:space="preserve">Fairley, J.P., Hinds, J.J., 2004. Rapid transport pathways for geothermal fluids in an active Great Basin fault zone. Geology 32, 825–828. </w:t>
      </w:r>
      <w:hyperlink r:id="rId21" w:history="1">
        <w:r w:rsidRPr="00C2612A">
          <w:rPr>
            <w:color w:val="1155CC"/>
            <w:u w:val="single"/>
          </w:rPr>
          <w:t>https://doi.org/10.1130/G20617.1</w:t>
        </w:r>
      </w:hyperlink>
    </w:p>
    <w:p w14:paraId="54723583"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Garside, L.J., </w:t>
      </w:r>
      <w:proofErr w:type="spellStart"/>
      <w:r w:rsidRPr="00C2612A">
        <w:rPr>
          <w:color w:val="000000"/>
        </w:rPr>
        <w:t>Oppliger</w:t>
      </w:r>
      <w:proofErr w:type="spellEnd"/>
      <w:r w:rsidRPr="00C2612A">
        <w:rPr>
          <w:color w:val="000000"/>
        </w:rPr>
        <w:t>, G., 2003. Structural analysis of the Desert Peak–Brady geothermal fields, northwest Nevada: implications for understanding links between northeast-trending structures and geothermal reservoirs in the Humboldt structural zone: Geotherm Resources Council Transactions, v. 27, pp. 859–64.</w:t>
      </w:r>
    </w:p>
    <w:p w14:paraId="3C7BBC6E"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Coolbaugh</w:t>
      </w:r>
      <w:proofErr w:type="spellEnd"/>
      <w:r w:rsidRPr="00C2612A">
        <w:rPr>
          <w:color w:val="000000"/>
        </w:rPr>
        <w:t xml:space="preserve">, M.F., Benoit, W.R., </w:t>
      </w:r>
      <w:proofErr w:type="spellStart"/>
      <w:r w:rsidRPr="00C2612A">
        <w:rPr>
          <w:color w:val="000000"/>
        </w:rPr>
        <w:t>Oppliger</w:t>
      </w:r>
      <w:proofErr w:type="spellEnd"/>
      <w:r w:rsidRPr="00C2612A">
        <w:rPr>
          <w:color w:val="000000"/>
        </w:rPr>
        <w:t xml:space="preserve">, G.L., Perkins, M.,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2010a. Structural Controls of Geothermal Activity in the Northern Hot Springs Mountains, Western Nevada: The Tale of Three Geothermal Systems (Brady’s, Desert Peak, and Desert Queen). Geothermal Resources Council Transactions 34, 675–684.</w:t>
      </w:r>
    </w:p>
    <w:p w14:paraId="71F899A1"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Zemach, E., 2010b. Structural Assessment and 3D geologic modeling of the Brady’s geothermal area, Churchill County (Nevada, USA): A preliminary report. Proceedings, Thirty-Fifth Workshop on Geothermal Reservoir Engineering, Stanford University. 298–302.</w:t>
      </w:r>
    </w:p>
    <w:p w14:paraId="692AB53D" w14:textId="77777777" w:rsidR="008D6032" w:rsidRPr="00C2612A" w:rsidRDefault="008D6032" w:rsidP="008D6032">
      <w:pPr>
        <w:ind w:left="360" w:hanging="360"/>
        <w:rPr>
          <w:rFonts w:ascii="Times New Roman" w:hAnsi="Times New Roman" w:cs="Times New Roman"/>
        </w:rPr>
      </w:pPr>
      <w:r w:rsidRPr="00C2612A">
        <w:rPr>
          <w:color w:val="000000"/>
        </w:rPr>
        <w:lastRenderedPageBreak/>
        <w:t xml:space="preserve">Faulds, J.E., </w:t>
      </w:r>
      <w:proofErr w:type="spellStart"/>
      <w:r w:rsidRPr="00C2612A">
        <w:rPr>
          <w:color w:val="000000"/>
        </w:rPr>
        <w:t>Ramelli</w:t>
      </w:r>
      <w:proofErr w:type="spellEnd"/>
      <w:r w:rsidRPr="00C2612A">
        <w:rPr>
          <w:color w:val="000000"/>
        </w:rPr>
        <w:t xml:space="preserve">, A.R., </w:t>
      </w:r>
      <w:proofErr w:type="spellStart"/>
      <w:r w:rsidRPr="00C2612A">
        <w:rPr>
          <w:color w:val="000000"/>
        </w:rPr>
        <w:t>Coolbaugh</w:t>
      </w:r>
      <w:proofErr w:type="spellEnd"/>
      <w:r w:rsidRPr="00C2612A">
        <w:rPr>
          <w:color w:val="000000"/>
        </w:rPr>
        <w:t xml:space="preserve">, M.F., </w:t>
      </w:r>
      <w:proofErr w:type="spellStart"/>
      <w:r w:rsidRPr="00C2612A">
        <w:rPr>
          <w:color w:val="000000"/>
        </w:rPr>
        <w:t>Hinz</w:t>
      </w:r>
      <w:proofErr w:type="spellEnd"/>
      <w:r w:rsidRPr="00C2612A">
        <w:rPr>
          <w:color w:val="000000"/>
        </w:rPr>
        <w:t xml:space="preserve">, N.H., Garside, L.J., Queen, J.H., 2017. Preliminary Geologic Map of the </w:t>
      </w:r>
      <w:proofErr w:type="spellStart"/>
      <w:r w:rsidRPr="00C2612A">
        <w:rPr>
          <w:color w:val="000000"/>
        </w:rPr>
        <w:t>Bradys</w:t>
      </w:r>
      <w:proofErr w:type="spellEnd"/>
      <w:r w:rsidRPr="00C2612A">
        <w:rPr>
          <w:color w:val="000000"/>
        </w:rPr>
        <w:t xml:space="preserve"> Geothermal Area, Churchill County, Nevada. Nevada Bureau of Mines and Geology, Open-File Report 17-4, scale 1:12,000.</w:t>
      </w:r>
    </w:p>
    <w:p w14:paraId="2677D9D3" w14:textId="77777777" w:rsidR="008D6032" w:rsidRPr="00C2612A" w:rsidRDefault="008D6032" w:rsidP="008D6032">
      <w:pPr>
        <w:ind w:left="360" w:hanging="360"/>
        <w:rPr>
          <w:rFonts w:ascii="Times New Roman" w:hAnsi="Times New Roman" w:cs="Times New Roman"/>
        </w:rPr>
      </w:pPr>
      <w:proofErr w:type="spellStart"/>
      <w:r w:rsidRPr="00C2612A">
        <w:rPr>
          <w:color w:val="000000"/>
        </w:rPr>
        <w:t>Ferrill</w:t>
      </w:r>
      <w:proofErr w:type="spellEnd"/>
      <w:r w:rsidRPr="00C2612A">
        <w:rPr>
          <w:color w:val="000000"/>
        </w:rPr>
        <w:t xml:space="preserve">, D.A., </w:t>
      </w:r>
      <w:proofErr w:type="spellStart"/>
      <w:r w:rsidRPr="00C2612A">
        <w:rPr>
          <w:color w:val="000000"/>
        </w:rPr>
        <w:t>Winterle</w:t>
      </w:r>
      <w:proofErr w:type="spellEnd"/>
      <w:r w:rsidRPr="00C2612A">
        <w:rPr>
          <w:color w:val="000000"/>
        </w:rPr>
        <w:t xml:space="preserve">, J., </w:t>
      </w:r>
      <w:proofErr w:type="spellStart"/>
      <w:r w:rsidRPr="00C2612A">
        <w:rPr>
          <w:color w:val="000000"/>
        </w:rPr>
        <w:t>Wittmeyer</w:t>
      </w:r>
      <w:proofErr w:type="spellEnd"/>
      <w:r w:rsidRPr="00C2612A">
        <w:rPr>
          <w:color w:val="000000"/>
        </w:rPr>
        <w:t>, G., Sims, D., Colton, S., Armstrong, A., Horowitz, A.S., Meyers, W.B., Simons, F.F., 1999, Stressed rock strains groundwater at Yucca Mountain, Nevada: GSA Today, v. 9 p. 1–8.</w:t>
      </w:r>
    </w:p>
    <w:p w14:paraId="5EEC465F" w14:textId="77777777" w:rsidR="008D6032" w:rsidRPr="00C2612A" w:rsidRDefault="008D6032" w:rsidP="008D6032">
      <w:pPr>
        <w:ind w:left="360" w:hanging="360"/>
        <w:rPr>
          <w:rFonts w:ascii="Times New Roman" w:hAnsi="Times New Roman" w:cs="Times New Roman"/>
        </w:rPr>
      </w:pPr>
      <w:r w:rsidRPr="00C2612A">
        <w:rPr>
          <w:color w:val="000000"/>
        </w:rPr>
        <w:t xml:space="preserve">Fossen, H., </w:t>
      </w:r>
      <w:proofErr w:type="spellStart"/>
      <w:r w:rsidRPr="00C2612A">
        <w:rPr>
          <w:color w:val="000000"/>
        </w:rPr>
        <w:t>Rotevatn</w:t>
      </w:r>
      <w:proofErr w:type="spellEnd"/>
      <w:r w:rsidRPr="00C2612A">
        <w:rPr>
          <w:color w:val="000000"/>
        </w:rPr>
        <w:t>, A., 2016. Fault linkage and relay structures in extensional settings—A review. Earth-Science Reviews 154, 14–28.</w:t>
      </w:r>
    </w:p>
    <w:p w14:paraId="295498BC" w14:textId="77777777" w:rsidR="008D6032" w:rsidRPr="00C2612A" w:rsidRDefault="008D6032" w:rsidP="008D6032">
      <w:pPr>
        <w:ind w:left="360" w:hanging="360"/>
        <w:rPr>
          <w:rFonts w:ascii="Times New Roman" w:hAnsi="Times New Roman" w:cs="Times New Roman"/>
        </w:rPr>
      </w:pPr>
      <w:r w:rsidRPr="00C2612A">
        <w:rPr>
          <w:color w:val="000000"/>
        </w:rPr>
        <w:t xml:space="preserve">Jolie, E., </w:t>
      </w:r>
      <w:proofErr w:type="spellStart"/>
      <w:r w:rsidRPr="00C2612A">
        <w:rPr>
          <w:color w:val="000000"/>
        </w:rPr>
        <w:t>Moeck</w:t>
      </w:r>
      <w:proofErr w:type="spellEnd"/>
      <w:r w:rsidRPr="00C2612A">
        <w:rPr>
          <w:color w:val="000000"/>
        </w:rPr>
        <w:t xml:space="preserve">, I., and Faulds, J.E., 2015, Quantitative structural-geological exploration of fault-controlled geothermal systems—A case study from the Basin-and-Range Province, Nevada (USA): </w:t>
      </w:r>
      <w:proofErr w:type="spellStart"/>
      <w:r w:rsidRPr="00C2612A">
        <w:rPr>
          <w:color w:val="000000"/>
        </w:rPr>
        <w:t>Geothermics</w:t>
      </w:r>
      <w:proofErr w:type="spellEnd"/>
      <w:r w:rsidRPr="00C2612A">
        <w:rPr>
          <w:color w:val="000000"/>
        </w:rPr>
        <w:t xml:space="preserve">, v. 54, p. 54–67, </w:t>
      </w:r>
      <w:hyperlink r:id="rId22" w:history="1">
        <w:r w:rsidRPr="00C2612A">
          <w:rPr>
            <w:color w:val="1155CC"/>
            <w:u w:val="single"/>
          </w:rPr>
          <w:t>https://doi.org/10.1016/j.geothermics.2014.10.003</w:t>
        </w:r>
      </w:hyperlink>
    </w:p>
    <w:p w14:paraId="2D741F31" w14:textId="77777777" w:rsidR="008D6032" w:rsidRPr="00C2612A" w:rsidRDefault="008D6032" w:rsidP="008D6032">
      <w:pPr>
        <w:ind w:left="360" w:hanging="360"/>
        <w:rPr>
          <w:rFonts w:ascii="Times New Roman" w:hAnsi="Times New Roman" w:cs="Times New Roman"/>
        </w:rPr>
      </w:pPr>
      <w:proofErr w:type="spellStart"/>
      <w:r w:rsidRPr="00C2612A">
        <w:rPr>
          <w:color w:val="000000"/>
        </w:rPr>
        <w:t>Lachenbruch</w:t>
      </w:r>
      <w:proofErr w:type="spellEnd"/>
      <w:r w:rsidRPr="00C2612A">
        <w:rPr>
          <w:color w:val="000000"/>
        </w:rPr>
        <w:t xml:space="preserve">, A.H., Sass, J.H., 1977. Heat flow in the United States and the thermal regime of the crust. In: </w:t>
      </w:r>
      <w:proofErr w:type="spellStart"/>
      <w:r w:rsidRPr="00C2612A">
        <w:rPr>
          <w:color w:val="000000"/>
        </w:rPr>
        <w:t>Heacock</w:t>
      </w:r>
      <w:proofErr w:type="spellEnd"/>
      <w:r w:rsidRPr="00C2612A">
        <w:rPr>
          <w:color w:val="000000"/>
        </w:rPr>
        <w:t>, J.G. (Ed.), The Earth’s Crust, 20. American Geophysical Union Monograph, 626–675.</w:t>
      </w:r>
    </w:p>
    <w:p w14:paraId="5ADD6BCC" w14:textId="77777777" w:rsidR="008D6032" w:rsidRPr="00C2612A" w:rsidRDefault="008D6032" w:rsidP="008D6032">
      <w:pPr>
        <w:ind w:left="360" w:hanging="360"/>
        <w:rPr>
          <w:rFonts w:ascii="Times New Roman" w:hAnsi="Times New Roman" w:cs="Times New Roman"/>
        </w:rPr>
      </w:pPr>
      <w:r w:rsidRPr="00C2612A">
        <w:rPr>
          <w:color w:val="000000"/>
        </w:rPr>
        <w:t xml:space="preserve">Morris, A., </w:t>
      </w:r>
      <w:proofErr w:type="spellStart"/>
      <w:r w:rsidRPr="00C2612A">
        <w:rPr>
          <w:color w:val="000000"/>
        </w:rPr>
        <w:t>Ferrill</w:t>
      </w:r>
      <w:proofErr w:type="spellEnd"/>
      <w:r w:rsidRPr="00C2612A">
        <w:rPr>
          <w:color w:val="000000"/>
        </w:rPr>
        <w:t>, D.A., and Henderson, D.B., 1996, Slip-tendency analysis and fault reactivation: Geology, v. 24, p. 275–278.</w:t>
      </w:r>
    </w:p>
    <w:p w14:paraId="7B7D5882" w14:textId="77777777" w:rsidR="008D6032" w:rsidRPr="00C2612A" w:rsidRDefault="008D6032" w:rsidP="008D6032">
      <w:pPr>
        <w:ind w:left="360" w:hanging="360"/>
        <w:rPr>
          <w:rFonts w:ascii="Times New Roman" w:hAnsi="Times New Roman" w:cs="Times New Roman"/>
        </w:rPr>
      </w:pPr>
      <w:r w:rsidRPr="00C2612A">
        <w:rPr>
          <w:color w:val="000000"/>
        </w:rPr>
        <w:t xml:space="preserve">Peacock, D.C.P., Sanderson, D.J., 1991. Displacements, segment linkage and relay ramps in normal fault zones. Journal of Structural Geology 13, 721–733. </w:t>
      </w:r>
      <w:hyperlink r:id="rId23" w:history="1">
        <w:r w:rsidRPr="00C2612A">
          <w:rPr>
            <w:color w:val="1155CC"/>
            <w:u w:val="single"/>
          </w:rPr>
          <w:t>https://doi.org/10.1016/0191-8141(91)90033-F</w:t>
        </w:r>
      </w:hyperlink>
    </w:p>
    <w:p w14:paraId="12B9668B" w14:textId="77777777" w:rsidR="008D6032" w:rsidRPr="00C2612A" w:rsidRDefault="008D6032" w:rsidP="008D6032">
      <w:pPr>
        <w:ind w:left="360" w:hanging="360"/>
        <w:rPr>
          <w:rFonts w:ascii="Times New Roman" w:hAnsi="Times New Roman" w:cs="Times New Roman"/>
        </w:rPr>
      </w:pPr>
      <w:r w:rsidRPr="00C2612A">
        <w:rPr>
          <w:color w:val="000000"/>
        </w:rPr>
        <w:t>Sanderson, D.J., Zhang, X., 2004. Stress-controlled localization of deformation and fluid flow in fractured rocks. Geological Society, London, Special Publications 231, 299–314.</w:t>
      </w:r>
    </w:p>
    <w:p w14:paraId="6D9FAAF3" w14:textId="77777777" w:rsidR="008D6032" w:rsidRPr="00C2612A" w:rsidRDefault="008D6032" w:rsidP="008D6032">
      <w:pPr>
        <w:ind w:left="360" w:hanging="360"/>
        <w:rPr>
          <w:rFonts w:ascii="Times New Roman" w:hAnsi="Times New Roman" w:cs="Times New Roman"/>
        </w:rPr>
      </w:pPr>
      <w:r w:rsidRPr="00C2612A">
        <w:rPr>
          <w:color w:val="000000"/>
        </w:rPr>
        <w:t xml:space="preserve">Scholz, C.H., </w:t>
      </w:r>
      <w:proofErr w:type="spellStart"/>
      <w:r w:rsidRPr="00C2612A">
        <w:rPr>
          <w:color w:val="000000"/>
        </w:rPr>
        <w:t>Dawers</w:t>
      </w:r>
      <w:proofErr w:type="spellEnd"/>
      <w:r w:rsidRPr="00C2612A">
        <w:rPr>
          <w:color w:val="000000"/>
        </w:rPr>
        <w:t>, N.H., Yu, J., Anders, M.H., and Cowie, P.A., 1993, Fault growth and fault scaling laws—Preliminary Results: Journal of Geophysical Research, v. 98, p. 951–961.</w:t>
      </w:r>
    </w:p>
    <w:p w14:paraId="216E1EEB" w14:textId="24211FB6" w:rsidR="008D6032" w:rsidRDefault="008D6032" w:rsidP="008D6032">
      <w:pPr>
        <w:ind w:left="360" w:hanging="360"/>
        <w:rPr>
          <w:color w:val="000000"/>
        </w:rPr>
      </w:pPr>
      <w:proofErr w:type="spellStart"/>
      <w:r w:rsidRPr="00C2612A">
        <w:rPr>
          <w:color w:val="000000"/>
        </w:rPr>
        <w:t>Shevenell</w:t>
      </w:r>
      <w:proofErr w:type="spellEnd"/>
      <w:r w:rsidRPr="00C2612A">
        <w:rPr>
          <w:color w:val="000000"/>
        </w:rPr>
        <w:t xml:space="preserve">, L.A., </w:t>
      </w:r>
      <w:proofErr w:type="spellStart"/>
      <w:r w:rsidRPr="00C2612A">
        <w:rPr>
          <w:color w:val="000000"/>
        </w:rPr>
        <w:t>Oppliger</w:t>
      </w:r>
      <w:proofErr w:type="spellEnd"/>
      <w:r w:rsidRPr="00C2612A">
        <w:rPr>
          <w:color w:val="000000"/>
        </w:rPr>
        <w:t xml:space="preserve">, G., </w:t>
      </w:r>
      <w:proofErr w:type="spellStart"/>
      <w:r w:rsidRPr="00C2612A">
        <w:rPr>
          <w:color w:val="000000"/>
        </w:rPr>
        <w:t>Coolbaugh</w:t>
      </w:r>
      <w:proofErr w:type="spellEnd"/>
      <w:r w:rsidRPr="00C2612A">
        <w:rPr>
          <w:color w:val="000000"/>
        </w:rPr>
        <w:t xml:space="preserve">, M.F., Faulds, J.E., 2012. </w:t>
      </w:r>
      <w:proofErr w:type="spellStart"/>
      <w:r w:rsidRPr="00C2612A">
        <w:rPr>
          <w:color w:val="000000"/>
        </w:rPr>
        <w:t>Bradys</w:t>
      </w:r>
      <w:proofErr w:type="spellEnd"/>
      <w:r w:rsidRPr="00C2612A">
        <w:rPr>
          <w:color w:val="000000"/>
        </w:rPr>
        <w:t xml:space="preserve"> (Nevada) </w:t>
      </w:r>
      <w:proofErr w:type="spellStart"/>
      <w:r w:rsidRPr="00C2612A">
        <w:rPr>
          <w:color w:val="000000"/>
        </w:rPr>
        <w:t>InSAR</w:t>
      </w:r>
      <w:proofErr w:type="spellEnd"/>
      <w:r w:rsidRPr="00C2612A">
        <w:rPr>
          <w:color w:val="000000"/>
        </w:rPr>
        <w:t xml:space="preserve"> Anomaly Evaluated </w:t>
      </w:r>
      <w:proofErr w:type="gramStart"/>
      <w:r w:rsidRPr="00C2612A">
        <w:rPr>
          <w:color w:val="000000"/>
        </w:rPr>
        <w:t>With</w:t>
      </w:r>
      <w:proofErr w:type="gramEnd"/>
      <w:r w:rsidRPr="00C2612A">
        <w:rPr>
          <w:color w:val="000000"/>
        </w:rPr>
        <w:t xml:space="preserve"> Historical Well Temperature and Pressure Data. Geothermal Resources Council Transactions 36, 1383–1390.</w:t>
      </w:r>
    </w:p>
    <w:p w14:paraId="54E5A005" w14:textId="77777777" w:rsidR="00E06AAA" w:rsidRDefault="00E06AAA" w:rsidP="008D6032">
      <w:pPr>
        <w:ind w:left="360" w:hanging="360"/>
        <w:rPr>
          <w:color w:val="000000"/>
        </w:rPr>
      </w:pPr>
      <w:r w:rsidRPr="00E06AAA">
        <w:rPr>
          <w:color w:val="000000"/>
        </w:rPr>
        <w:t>Sibson, R.H., 1994, Crustal stress, faulting and fluid flow, in: Geofluids: origin, migration and evolution of fluids in sedimentary basins, editor Parnell, J., Geological Society, London, Special Publications, pp. 69–84.</w:t>
      </w:r>
    </w:p>
    <w:p w14:paraId="18A4F3EA" w14:textId="589B324D" w:rsidR="008D6032" w:rsidRPr="00C2612A" w:rsidRDefault="008D6032" w:rsidP="008D6032">
      <w:pPr>
        <w:ind w:left="360" w:hanging="360"/>
        <w:rPr>
          <w:rFonts w:ascii="Times New Roman" w:hAnsi="Times New Roman" w:cs="Times New Roman"/>
        </w:rPr>
      </w:pPr>
      <w:r w:rsidRPr="00C2612A">
        <w:rPr>
          <w:color w:val="000000"/>
        </w:rPr>
        <w:t>Siler, D.L., Faulds, J.E., 2013. Three-dimensional geothermal fairway mapping: Examples from the western Great Basin, USA. Geothermal Resources Council Transactions.</w:t>
      </w:r>
    </w:p>
    <w:p w14:paraId="0B2E29FC" w14:textId="77777777"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xml:space="preserve">, N.H., Faulds, J.E., 2018. Stress concentrations at structural discontinuities in active fault zones in the western United States: Implications for permeability and fluid flow in geothermal fields. Geological Society of America Bulletin 130. </w:t>
      </w:r>
      <w:hyperlink r:id="rId24" w:history="1">
        <w:r w:rsidRPr="00C2612A">
          <w:rPr>
            <w:color w:val="1155CC"/>
            <w:u w:val="single"/>
          </w:rPr>
          <w:t>https://doi.org/10.1130/B31729.1</w:t>
        </w:r>
      </w:hyperlink>
    </w:p>
    <w:p w14:paraId="050D5116" w14:textId="77777777"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N.H., Faulds, J.E., Queen, J., 2016. 3D Analysis of Geothermal Fluid Flow Favorability: Brady’s, Nevada, USA. The 41st Workshop on Geothermal Reservoir Engineering, Stanford University 41, 10.</w:t>
      </w:r>
    </w:p>
    <w:p w14:paraId="6AEC76BB" w14:textId="77777777" w:rsidR="008D6032" w:rsidRPr="00C2612A" w:rsidRDefault="008D6032" w:rsidP="008D6032">
      <w:pPr>
        <w:ind w:left="360" w:hanging="360"/>
        <w:rPr>
          <w:rFonts w:ascii="Times New Roman" w:hAnsi="Times New Roman" w:cs="Times New Roman"/>
        </w:rPr>
      </w:pPr>
      <w:r w:rsidRPr="00C2612A">
        <w:rPr>
          <w:color w:val="000000"/>
        </w:rPr>
        <w:lastRenderedPageBreak/>
        <w:t xml:space="preserve">Wernicke, B., 1992. Cenozoic extensional tectonics of the U.S. Cordillera. In: </w:t>
      </w:r>
      <w:proofErr w:type="spellStart"/>
      <w:r w:rsidRPr="00C2612A">
        <w:rPr>
          <w:color w:val="000000"/>
        </w:rPr>
        <w:t>Burchfiel</w:t>
      </w:r>
      <w:proofErr w:type="spellEnd"/>
      <w:r w:rsidRPr="00C2612A">
        <w:rPr>
          <w:color w:val="000000"/>
        </w:rPr>
        <w:t>, B.C., Lipman, P.W., Zoback, M.L. (Eds.), The Cordilleran Orogen: Conterminous U.S.: The Geology of North America. Geologic Society of America, Boulder, CO, 553–581.</w:t>
      </w:r>
    </w:p>
    <w:p w14:paraId="0C93D78D" w14:textId="77777777" w:rsidR="008D6032" w:rsidRPr="00C2612A" w:rsidRDefault="008D6032" w:rsidP="008D6032">
      <w:pPr>
        <w:ind w:left="360" w:hanging="360"/>
        <w:rPr>
          <w:rFonts w:ascii="Times New Roman" w:hAnsi="Times New Roman" w:cs="Times New Roman"/>
        </w:rPr>
      </w:pPr>
      <w:r w:rsidRPr="00C2612A">
        <w:rPr>
          <w:color w:val="000000"/>
        </w:rPr>
        <w:t xml:space="preserve">Witter, J.B., Siler, D.L., Faulds, J.E., and </w:t>
      </w:r>
      <w:proofErr w:type="spellStart"/>
      <w:r w:rsidRPr="00C2612A">
        <w:rPr>
          <w:color w:val="000000"/>
        </w:rPr>
        <w:t>Hinz</w:t>
      </w:r>
      <w:proofErr w:type="spellEnd"/>
      <w:r w:rsidRPr="00C2612A">
        <w:rPr>
          <w:color w:val="000000"/>
        </w:rPr>
        <w:t xml:space="preserve">, N.H., 2016, 3D geophysical inversion modeling of gravity data to test the 3D geologic model of the </w:t>
      </w:r>
      <w:proofErr w:type="spellStart"/>
      <w:r w:rsidRPr="00C2612A">
        <w:rPr>
          <w:color w:val="000000"/>
        </w:rPr>
        <w:t>Bradys</w:t>
      </w:r>
      <w:proofErr w:type="spellEnd"/>
      <w:r w:rsidRPr="00C2612A">
        <w:rPr>
          <w:color w:val="000000"/>
        </w:rPr>
        <w:t xml:space="preserve"> geothermal area, Nevada, USA: Geothermal Energy, v. 4, no. 14, 21 p., </w:t>
      </w:r>
      <w:hyperlink r:id="rId25" w:history="1">
        <w:r w:rsidRPr="00C2612A">
          <w:rPr>
            <w:color w:val="1155CC"/>
            <w:u w:val="single"/>
          </w:rPr>
          <w:t>https://doi.org/10.1186/s40517-016-0056-6</w:t>
        </w:r>
      </w:hyperlink>
    </w:p>
    <w:p w14:paraId="1EC0FA31" w14:textId="77777777" w:rsidR="008D6032" w:rsidRDefault="008D6032" w:rsidP="008D6032">
      <w:pPr>
        <w:ind w:left="360" w:hanging="360"/>
      </w:pPr>
    </w:p>
    <w:p w14:paraId="6C4AE597" w14:textId="77777777" w:rsidR="00032D9B" w:rsidRPr="00032D9B" w:rsidRDefault="00032D9B">
      <w:pPr>
        <w:rPr>
          <w:rFonts w:ascii="Times New Roman" w:hAnsi="Times New Roman" w:cs="Times New Roman"/>
        </w:rPr>
      </w:pPr>
    </w:p>
    <w:sectPr w:rsidR="00032D9B" w:rsidRPr="00032D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iler, Drew Lorenz" w:date="2020-08-27T11:06:00Z" w:initials="DLS">
    <w:p w14:paraId="27FA3A85" w14:textId="6BDB4F30" w:rsidR="000C3670" w:rsidRDefault="000C3670">
      <w:pPr>
        <w:pStyle w:val="CommentText"/>
      </w:pPr>
      <w:r>
        <w:rPr>
          <w:rStyle w:val="CommentReference"/>
        </w:rPr>
        <w:annotationRef/>
      </w:r>
      <w:r>
        <w:t>Add your current contact info</w:t>
      </w:r>
    </w:p>
  </w:comment>
  <w:comment w:id="11" w:author="Siler, Drew Lorenz" w:date="2020-08-27T11:06:00Z" w:initials="DLS">
    <w:p w14:paraId="301C9123" w14:textId="27E21988" w:rsidR="000C3670" w:rsidRDefault="000C3670">
      <w:pPr>
        <w:pStyle w:val="CommentText"/>
      </w:pPr>
      <w:r>
        <w:rPr>
          <w:rStyle w:val="CommentReference"/>
        </w:rPr>
        <w:annotationRef/>
      </w:r>
      <w:r>
        <w:t>I will write this last</w:t>
      </w:r>
    </w:p>
  </w:comment>
  <w:comment w:id="18" w:author="Pepin, Jeffrey D" w:date="2020-09-10T14:17:00Z" w:initials="PJD">
    <w:p w14:paraId="69C00050" w14:textId="0BD85E92" w:rsidR="003146B4" w:rsidRDefault="003146B4">
      <w:pPr>
        <w:pStyle w:val="CommentText"/>
      </w:pPr>
      <w:r>
        <w:rPr>
          <w:rStyle w:val="CommentReference"/>
        </w:rPr>
        <w:annotationRef/>
      </w:r>
      <w:r>
        <w:t xml:space="preserve">This section may not be necessary. I could see section 2 simply being background on the geothermal system then </w:t>
      </w:r>
      <w:proofErr w:type="spellStart"/>
      <w:r>
        <w:t>NMFk</w:t>
      </w:r>
      <w:proofErr w:type="spellEnd"/>
      <w:r>
        <w:t xml:space="preserve"> being introduced and summarized in the methods section. </w:t>
      </w:r>
    </w:p>
  </w:comment>
  <w:comment w:id="21" w:author="Pepin, Jeffrey D" w:date="2020-09-10T13:38:00Z" w:initials="PJD">
    <w:p w14:paraId="7188561A" w14:textId="5D943DAB" w:rsidR="00B37533" w:rsidRDefault="00B37533">
      <w:pPr>
        <w:pStyle w:val="CommentText"/>
      </w:pPr>
      <w:r>
        <w:rPr>
          <w:rStyle w:val="CommentReference"/>
        </w:rPr>
        <w:annotationRef/>
      </w:r>
      <w:r>
        <w:t>Reference is missing from bibliography.</w:t>
      </w:r>
    </w:p>
  </w:comment>
  <w:comment w:id="22" w:author="Pepin, Jeffrey D" w:date="2020-09-10T13:58:00Z" w:initials="PJD">
    <w:p w14:paraId="0D26BAA6" w14:textId="7362174A" w:rsidR="00343A0F" w:rsidRDefault="00343A0F">
      <w:pPr>
        <w:pStyle w:val="CommentText"/>
      </w:pPr>
      <w:r>
        <w:rPr>
          <w:rStyle w:val="CommentReference"/>
        </w:rPr>
        <w:annotationRef/>
      </w:r>
      <w:r>
        <w:t>Add sentence noting how this relates to hydrothermal fluid flow for consistency with other subsections.</w:t>
      </w:r>
    </w:p>
  </w:comment>
  <w:comment w:id="39" w:author="Siler, Drew Lorenz" w:date="2020-08-26T09:05:00Z" w:initials="DLS">
    <w:p w14:paraId="2FF35BC0" w14:textId="2669F637" w:rsidR="00085F9E" w:rsidRDefault="00085F9E">
      <w:pPr>
        <w:pStyle w:val="CommentText"/>
      </w:pPr>
      <w:r>
        <w:rPr>
          <w:rStyle w:val="CommentReference"/>
        </w:rPr>
        <w:annotationRef/>
      </w:r>
      <w:r>
        <w:t xml:space="preserve">Is this figure useful? I thought it would be </w:t>
      </w:r>
      <w:proofErr w:type="spellStart"/>
      <w:r>
        <w:t>goo</w:t>
      </w:r>
      <w:proofErr w:type="spellEnd"/>
      <w:r>
        <w:t xml:space="preserve"> to show some representation of the raw data. Could be like this, could show the wells in 3D with one variable plotted. Or maybe not necessary at all? What do you think?</w:t>
      </w:r>
    </w:p>
  </w:comment>
  <w:comment w:id="40" w:author="Pepin, Jeffrey D" w:date="2020-09-10T14:11:00Z" w:initials="PJD">
    <w:p w14:paraId="5162697B" w14:textId="60D21F4E" w:rsidR="00BB5D53" w:rsidRDefault="00BB5D53">
      <w:pPr>
        <w:pStyle w:val="CommentText"/>
      </w:pPr>
      <w:r>
        <w:rPr>
          <w:rStyle w:val="CommentReference"/>
        </w:rPr>
        <w:annotationRef/>
      </w:r>
      <w:r>
        <w:t xml:space="preserve">Considering there’s a mix of binary and continuous variables, I find this useful. </w:t>
      </w:r>
    </w:p>
  </w:comment>
  <w:comment w:id="41" w:author="Pepin, Jeffrey D" w:date="2020-09-10T14:13:00Z" w:initials="PJD">
    <w:p w14:paraId="7807CED2" w14:textId="420A9073" w:rsidR="00BB5D53" w:rsidRDefault="00BB5D53">
      <w:pPr>
        <w:pStyle w:val="CommentText"/>
      </w:pPr>
      <w:r>
        <w:rPr>
          <w:rStyle w:val="CommentReference"/>
        </w:rPr>
        <w:annotationRef/>
      </w:r>
      <w:r>
        <w:t>Probably worth adding an additional sentence for the binary legend.</w:t>
      </w:r>
    </w:p>
  </w:comment>
  <w:comment w:id="42" w:author="Pepin, Jeffrey D" w:date="2020-09-10T14:24:00Z" w:initials="PJD">
    <w:p w14:paraId="21815EBE" w14:textId="38EB154D" w:rsidR="005D08C2" w:rsidRDefault="005D08C2">
      <w:pPr>
        <w:pStyle w:val="CommentText"/>
      </w:pPr>
      <w:r>
        <w:rPr>
          <w:rStyle w:val="CommentReference"/>
        </w:rPr>
        <w:annotationRef/>
      </w:r>
      <w:r>
        <w:t>I think these are weights, not correlations (</w:t>
      </w:r>
      <w:proofErr w:type="gramStart"/>
      <w:r>
        <w:t>similar to</w:t>
      </w:r>
      <w:proofErr w:type="gramEnd"/>
      <w:r>
        <w:t xml:space="preserve"> the loadings in PCA). The signals are then </w:t>
      </w:r>
      <w:proofErr w:type="gramStart"/>
      <w:r>
        <w:t>similar to</w:t>
      </w:r>
      <w:proofErr w:type="gramEnd"/>
      <w:r>
        <w:t xml:space="preserve"> the PCs in PCA.</w:t>
      </w:r>
    </w:p>
  </w:comment>
  <w:comment w:id="47" w:author="Pepin, Jeffrey D" w:date="2020-09-11T03:47:00Z" w:initials="PJD">
    <w:p w14:paraId="76678DBA" w14:textId="13541E5E" w:rsidR="00910098" w:rsidRDefault="00910098">
      <w:pPr>
        <w:pStyle w:val="CommentText"/>
      </w:pPr>
      <w:r>
        <w:rPr>
          <w:rStyle w:val="CommentReference"/>
        </w:rPr>
        <w:annotationRef/>
      </w:r>
      <w:r>
        <w:t xml:space="preserve">Either I’m not understanding figure 3-5 correctly or something is off. Signals S1 and S2 look to be nearly identical in figure 3, except </w:t>
      </w:r>
      <w:proofErr w:type="spellStart"/>
      <w:r>
        <w:t>contactnear</w:t>
      </w:r>
      <w:proofErr w:type="spellEnd"/>
      <w:r>
        <w:t xml:space="preserve"> is less important in signal S2. The variable plot locations in 5A </w:t>
      </w:r>
      <w:proofErr w:type="gramStart"/>
      <w:r>
        <w:t>make</w:t>
      </w:r>
      <w:proofErr w:type="gramEnd"/>
      <w:r>
        <w:t xml:space="preserve"> sense. That is, vectors extending from (0,0) to each variable point would form nearly 45-degree angles, which is intuitive since the variables are nearly equally weighted in S1 and S2 according to figure 3. A main deviation is </w:t>
      </w:r>
      <w:proofErr w:type="spellStart"/>
      <w:r>
        <w:t>contactnear</w:t>
      </w:r>
      <w:proofErr w:type="spellEnd"/>
      <w:r>
        <w:t>, which plots lower in Fig 5A due to the higher weight in S1. That’s all fine. But, why are so many points plotting on the axes? Plotting on the axes corresponds to having either a zero S1 or S2 value. But that doesn’t make sense</w:t>
      </w:r>
      <w:r w:rsidR="00530B7D">
        <w:t xml:space="preserve"> to me</w:t>
      </w:r>
      <w:r>
        <w:t xml:space="preserve"> since S1 and S2 are </w:t>
      </w:r>
      <w:proofErr w:type="gramStart"/>
      <w:r>
        <w:t>really similar</w:t>
      </w:r>
      <w:proofErr w:type="gramEnd"/>
      <w:r>
        <w:t xml:space="preserve"> signals. In fact, there are a lot of points in </w:t>
      </w:r>
      <w:proofErr w:type="gramStart"/>
      <w:r>
        <w:t>all of</w:t>
      </w:r>
      <w:proofErr w:type="gramEnd"/>
      <w:r>
        <w:t xml:space="preserve"> the biplots that plot on the axes – this seems odd.</w:t>
      </w:r>
      <w:r w:rsidR="002D2C75">
        <w:t xml:space="preserve"> While odd, this is consistent with the colors shown in figure 4.</w:t>
      </w:r>
      <w:r>
        <w:t xml:space="preserve"> Perhaps it’s something to do with how the weights are </w:t>
      </w:r>
      <w:r w:rsidR="00530B7D">
        <w:t>normalized</w:t>
      </w:r>
      <w:r w:rsidR="002D2C75">
        <w:t xml:space="preserve"> in figure 3</w:t>
      </w:r>
      <w:r w:rsidR="00530B7D">
        <w:t>? This is something we should discuss on the call.</w:t>
      </w:r>
    </w:p>
  </w:comment>
  <w:comment w:id="52" w:author="Siler, Drew Lorenz" w:date="2020-08-24T15:12:00Z" w:initials="DLS">
    <w:p w14:paraId="435CBD1F" w14:textId="77777777" w:rsidR="008D6032" w:rsidRDefault="008D6032" w:rsidP="008D6032">
      <w:pPr>
        <w:pStyle w:val="CommentText"/>
      </w:pPr>
      <w:r>
        <w:rPr>
          <w:rStyle w:val="CommentReference"/>
        </w:rPr>
        <w:annotationRef/>
      </w:r>
      <w:r>
        <w:t>9 of the 14, is it even useful to list these?</w:t>
      </w:r>
    </w:p>
  </w:comment>
  <w:comment w:id="53" w:author="Pepin, Jeffrey D" w:date="2020-09-10T15:20:00Z" w:initials="PJD">
    <w:p w14:paraId="34BD53DF" w14:textId="064BB1EF" w:rsidR="008D610E" w:rsidRDefault="008D610E">
      <w:pPr>
        <w:pStyle w:val="CommentText"/>
      </w:pPr>
      <w:r>
        <w:rPr>
          <w:rStyle w:val="CommentReference"/>
        </w:rPr>
        <w:annotationRef/>
      </w:r>
      <w:r>
        <w:t xml:space="preserve">Clustering the variables themselves is odd and the results do not make much sense to me in this figure (several of the S1 ‘A’ variables are green). For instance, this figure suggests that S1 is mainly made up of dilation, faults, </w:t>
      </w:r>
      <w:proofErr w:type="spellStart"/>
      <w:r>
        <w:t>faultdense</w:t>
      </w:r>
      <w:proofErr w:type="spellEnd"/>
      <w:r>
        <w:t xml:space="preserve">, </w:t>
      </w:r>
      <w:proofErr w:type="spellStart"/>
      <w:r>
        <w:t>faultintdense</w:t>
      </w:r>
      <w:proofErr w:type="spellEnd"/>
      <w:r>
        <w:t xml:space="preserve">, </w:t>
      </w:r>
      <w:proofErr w:type="spellStart"/>
      <w:r>
        <w:t>contactnear</w:t>
      </w:r>
      <w:proofErr w:type="spellEnd"/>
      <w:r>
        <w:t xml:space="preserve">, </w:t>
      </w:r>
      <w:proofErr w:type="spellStart"/>
      <w:r>
        <w:t>faultnear</w:t>
      </w:r>
      <w:proofErr w:type="spellEnd"/>
      <w:r>
        <w:t xml:space="preserve">, and </w:t>
      </w:r>
      <w:proofErr w:type="spellStart"/>
      <w:r>
        <w:t>unitthick</w:t>
      </w:r>
      <w:proofErr w:type="spellEnd"/>
      <w:r>
        <w:t xml:space="preserve"> (all yellow or orange in the figure). S2 is very similar but doesn’t have </w:t>
      </w:r>
      <w:proofErr w:type="spellStart"/>
      <w:r>
        <w:t>contactnear</w:t>
      </w:r>
      <w:proofErr w:type="spellEnd"/>
      <w:r>
        <w:t xml:space="preserve">. </w:t>
      </w:r>
      <w:r w:rsidR="00274004">
        <w:t xml:space="preserve">Do you know how the </w:t>
      </w:r>
      <w:r>
        <w:t>variable associations listed in figure 3</w:t>
      </w:r>
      <w:r w:rsidR="00274004">
        <w:t xml:space="preserve"> were derived</w:t>
      </w:r>
      <w:r>
        <w:t>? Perhaps this is something for us all to discuss.</w:t>
      </w:r>
    </w:p>
  </w:comment>
  <w:comment w:id="54" w:author="Pepin, Jeffrey D" w:date="2020-09-11T03:36:00Z" w:initials="PJD">
    <w:p w14:paraId="20A6F650" w14:textId="4F633A95" w:rsidR="00CB22E9" w:rsidRDefault="00CB22E9">
      <w:pPr>
        <w:pStyle w:val="CommentText"/>
      </w:pPr>
      <w:r>
        <w:rPr>
          <w:rStyle w:val="CommentReference"/>
        </w:rPr>
        <w:annotationRef/>
      </w:r>
      <w:r>
        <w:t>This pattern is not evident to me in figure 5 except in 5C.</w:t>
      </w:r>
    </w:p>
  </w:comment>
  <w:comment w:id="61" w:author="Pepin, Jeffrey D" w:date="2020-09-11T04:04:00Z" w:initials="PJD">
    <w:p w14:paraId="258D64DC" w14:textId="54193E1D" w:rsidR="00530B7D" w:rsidRDefault="00530B7D">
      <w:pPr>
        <w:pStyle w:val="CommentText"/>
      </w:pPr>
      <w:r>
        <w:rPr>
          <w:rStyle w:val="CommentReference"/>
        </w:rPr>
        <w:annotationRef/>
      </w:r>
      <w:r>
        <w:t xml:space="preserve">Again, </w:t>
      </w:r>
      <w:r w:rsidR="00274004">
        <w:t>odd to me</w:t>
      </w:r>
      <w:r>
        <w:t xml:space="preserve"> to cluster the variables. </w:t>
      </w:r>
      <w:r w:rsidR="00274004">
        <w:t xml:space="preserve">I think </w:t>
      </w:r>
      <w:r>
        <w:t>this approach</w:t>
      </w:r>
      <w:r w:rsidR="00274004">
        <w:t xml:space="preserve"> can make </w:t>
      </w:r>
      <w:r>
        <w:t>it easy to miss</w:t>
      </w:r>
      <w:r w:rsidR="00274004">
        <w:t xml:space="preserve"> seemingly important</w:t>
      </w:r>
      <w:r>
        <w:t xml:space="preserve"> information. To me, </w:t>
      </w:r>
      <w:r w:rsidR="002D2C75">
        <w:t xml:space="preserve">figure 3 suggests </w:t>
      </w:r>
      <w:r>
        <w:t xml:space="preserve">S3 is </w:t>
      </w:r>
      <w:proofErr w:type="gramStart"/>
      <w:r>
        <w:t>similar to</w:t>
      </w:r>
      <w:proofErr w:type="gramEnd"/>
      <w:r>
        <w:t xml:space="preserve"> S2, except there’s a stronger weight for </w:t>
      </w:r>
      <w:proofErr w:type="spellStart"/>
      <w:r>
        <w:t>faultnear</w:t>
      </w:r>
      <w:proofErr w:type="spellEnd"/>
      <w:r>
        <w:t xml:space="preserve"> and much stronger weights for normal, </w:t>
      </w:r>
      <w:proofErr w:type="spellStart"/>
      <w:r>
        <w:t>couloumb</w:t>
      </w:r>
      <w:proofErr w:type="spellEnd"/>
      <w:r>
        <w:t xml:space="preserve">, td, </w:t>
      </w:r>
      <w:proofErr w:type="spellStart"/>
      <w:r>
        <w:t>ts</w:t>
      </w:r>
      <w:proofErr w:type="spellEnd"/>
      <w:r>
        <w:t>, and curve. Therefore, I’d associate this signal (and these wells) with stress and strain variables</w:t>
      </w:r>
      <w:r w:rsidR="002D2C75">
        <w:t xml:space="preserve"> possibly associated with distinct fault curvature.</w:t>
      </w:r>
    </w:p>
  </w:comment>
  <w:comment w:id="62" w:author="Pepin, Jeffrey D" w:date="2020-09-11T04:38:00Z" w:initials="PJD">
    <w:p w14:paraId="1C97ADF0" w14:textId="2D47CF99" w:rsidR="00706844" w:rsidRDefault="00706844">
      <w:pPr>
        <w:pStyle w:val="CommentText"/>
      </w:pPr>
      <w:r>
        <w:rPr>
          <w:rStyle w:val="CommentReference"/>
        </w:rPr>
        <w:annotationRef/>
      </w:r>
      <w:r w:rsidR="00312C64">
        <w:t>Please add a north arrow. Nice job on this figure – very helpful and informative.</w:t>
      </w:r>
    </w:p>
  </w:comment>
  <w:comment w:id="63" w:author="Pepin, Jeffrey D" w:date="2020-09-11T04:18:00Z" w:initials="PJD">
    <w:p w14:paraId="4A068F7A" w14:textId="2AA82963" w:rsidR="005748BD" w:rsidRDefault="005748BD">
      <w:pPr>
        <w:pStyle w:val="CommentText"/>
      </w:pPr>
      <w:r>
        <w:rPr>
          <w:rStyle w:val="CommentReference"/>
        </w:rPr>
        <w:annotationRef/>
      </w:r>
      <w:r>
        <w:t xml:space="preserve">Technically </w:t>
      </w:r>
      <w:r w:rsidR="00312C64">
        <w:t>figure 3</w:t>
      </w:r>
      <w:r>
        <w:t xml:space="preserve"> shows faults, </w:t>
      </w:r>
      <w:proofErr w:type="spellStart"/>
      <w:r>
        <w:t>faultdense</w:t>
      </w:r>
      <w:proofErr w:type="spellEnd"/>
      <w:r>
        <w:t xml:space="preserve">, </w:t>
      </w:r>
      <w:proofErr w:type="spellStart"/>
      <w:r>
        <w:t>faultnear</w:t>
      </w:r>
      <w:proofErr w:type="spellEnd"/>
      <w:r>
        <w:t xml:space="preserve">, and </w:t>
      </w:r>
      <w:proofErr w:type="spellStart"/>
      <w:r>
        <w:t>unitthick</w:t>
      </w:r>
      <w:proofErr w:type="spellEnd"/>
      <w:r>
        <w:t xml:space="preserve"> have the strongest influence on S2.</w:t>
      </w:r>
    </w:p>
  </w:comment>
  <w:comment w:id="68" w:author="Pepin, Jeffrey D" w:date="2020-09-11T04:23:00Z" w:initials="PJD">
    <w:p w14:paraId="640B4576" w14:textId="018D470C" w:rsidR="005748BD" w:rsidRDefault="005748BD">
      <w:pPr>
        <w:pStyle w:val="CommentText"/>
      </w:pPr>
      <w:r>
        <w:rPr>
          <w:rStyle w:val="CommentReference"/>
        </w:rPr>
        <w:annotationRef/>
      </w:r>
      <w:r>
        <w:t>This is not readily apparent to me in figure 5.</w:t>
      </w:r>
    </w:p>
  </w:comment>
  <w:comment w:id="69" w:author="Pepin, Jeffrey D" w:date="2020-09-11T04:23:00Z" w:initials="PJD">
    <w:p w14:paraId="23EB5853" w14:textId="472161D9" w:rsidR="005748BD" w:rsidRDefault="005748BD">
      <w:pPr>
        <w:pStyle w:val="CommentText"/>
      </w:pPr>
      <w:r>
        <w:rPr>
          <w:rStyle w:val="CommentReference"/>
        </w:rPr>
        <w:annotationRef/>
      </w:r>
      <w:r>
        <w:t xml:space="preserve">Figure 3 suggests that many of the fault variables are </w:t>
      </w:r>
      <w:proofErr w:type="spellStart"/>
      <w:r>
        <w:t>stongly</w:t>
      </w:r>
      <w:proofErr w:type="spellEnd"/>
      <w:r>
        <w:t xml:space="preserve"> weighted in S1 through S3. S2 is differentiated from S1 by its lack of </w:t>
      </w:r>
      <w:proofErr w:type="spellStart"/>
      <w:r>
        <w:t>contactnear</w:t>
      </w:r>
      <w:proofErr w:type="spellEnd"/>
      <w:r>
        <w:t xml:space="preserve">. Comparing cluster-colored histograms of each variable will likely resolve the main difference between S1 and S2 wells. </w:t>
      </w:r>
      <w:r w:rsidR="005D1949">
        <w:t xml:space="preserve">I’m pretty sure my latest PCA code does this, so I can whip something together </w:t>
      </w:r>
      <w:proofErr w:type="gramStart"/>
      <w:r w:rsidR="005D1949">
        <w:t>fairly quickly</w:t>
      </w:r>
      <w:proofErr w:type="gramEnd"/>
      <w:r w:rsidR="005D1949">
        <w:t xml:space="preserve"> to make the</w:t>
      </w:r>
      <w:r>
        <w:t xml:space="preserve"> </w:t>
      </w:r>
      <w:r w:rsidR="005D1949">
        <w:t xml:space="preserve">histograms if you want me to take a crack at it (or I can share the code lines).  </w:t>
      </w:r>
      <w:r>
        <w:t xml:space="preserve"> </w:t>
      </w:r>
    </w:p>
  </w:comment>
  <w:comment w:id="70" w:author="Pepin, Jeffrey D" w:date="2020-09-11T04:30:00Z" w:initials="PJD">
    <w:p w14:paraId="66B3923A" w14:textId="79A34808" w:rsidR="005D1949" w:rsidRDefault="005D1949">
      <w:pPr>
        <w:pStyle w:val="CommentText"/>
      </w:pPr>
      <w:r>
        <w:rPr>
          <w:rStyle w:val="CommentReference"/>
        </w:rPr>
        <w:annotationRef/>
      </w:r>
      <w:r>
        <w:t xml:space="preserve">This is </w:t>
      </w:r>
      <w:proofErr w:type="gramStart"/>
      <w:r w:rsidR="002F56D2">
        <w:t>actually</w:t>
      </w:r>
      <w:r>
        <w:t xml:space="preserve"> important</w:t>
      </w:r>
      <w:proofErr w:type="gramEnd"/>
      <w:r w:rsidR="002F56D2">
        <w:t xml:space="preserve"> for S2 (cluster B)</w:t>
      </w:r>
      <w:r>
        <w:t xml:space="preserve"> according to figure 3. </w:t>
      </w:r>
    </w:p>
  </w:comment>
  <w:comment w:id="71" w:author="Siler, Drew Lorenz" w:date="2020-08-26T10:49:00Z" w:initials="DLS">
    <w:p w14:paraId="06B648C8" w14:textId="77777777" w:rsidR="00DF08D1" w:rsidRDefault="00C17D41">
      <w:pPr>
        <w:pStyle w:val="CommentText"/>
        <w:rPr>
          <w:i/>
          <w:iCs/>
        </w:rPr>
      </w:pPr>
      <w:r>
        <w:rPr>
          <w:rStyle w:val="CommentReference"/>
        </w:rPr>
        <w:annotationRef/>
      </w:r>
      <w:r>
        <w:t xml:space="preserve">I think this is correct, I looked back at the raw data and the cluster C wells *look* like they have high values for </w:t>
      </w:r>
      <w:proofErr w:type="spellStart"/>
      <w:r w:rsidRPr="00C17D41">
        <w:rPr>
          <w:i/>
          <w:iCs/>
        </w:rPr>
        <w:t>contactnear</w:t>
      </w:r>
      <w:proofErr w:type="spellEnd"/>
      <w:r>
        <w:rPr>
          <w:i/>
          <w:iCs/>
        </w:rPr>
        <w:t>.</w:t>
      </w:r>
    </w:p>
    <w:p w14:paraId="5E303BBB" w14:textId="77777777" w:rsidR="00DF08D1" w:rsidRDefault="00DF08D1">
      <w:pPr>
        <w:pStyle w:val="CommentText"/>
        <w:rPr>
          <w:i/>
          <w:iCs/>
        </w:rPr>
      </w:pPr>
    </w:p>
    <w:p w14:paraId="2240379C" w14:textId="3CBC8A36" w:rsidR="00C17D41" w:rsidRPr="00C17D41" w:rsidRDefault="00C17D41">
      <w:pPr>
        <w:pStyle w:val="CommentText"/>
      </w:pPr>
      <w:r>
        <w:rPr>
          <w:i/>
          <w:iCs/>
        </w:rPr>
        <w:t xml:space="preserve"> </w:t>
      </w:r>
      <w:r>
        <w:t>I am confused about</w:t>
      </w:r>
      <w:r w:rsidR="00DF08D1">
        <w:t>:</w:t>
      </w:r>
      <w:r>
        <w:t xml:space="preserve"> if </w:t>
      </w:r>
      <w:proofErr w:type="spellStart"/>
      <w:r w:rsidRPr="00C17D41">
        <w:rPr>
          <w:i/>
          <w:iCs/>
        </w:rPr>
        <w:t>contactnear</w:t>
      </w:r>
      <w:proofErr w:type="spellEnd"/>
      <w:r>
        <w:t xml:space="preserve"> is the Cluster C variable and the W-matrix shows</w:t>
      </w:r>
      <w:r w:rsidR="00DF08D1">
        <w:t xml:space="preserve"> </w:t>
      </w:r>
      <w:proofErr w:type="spellStart"/>
      <w:r w:rsidR="00DF08D1">
        <w:t>thT</w:t>
      </w:r>
      <w:proofErr w:type="spellEnd"/>
      <w:r w:rsidR="00DF08D1">
        <w:t xml:space="preserve"> Cluster C is associated with </w:t>
      </w:r>
      <w:r w:rsidR="00DF08D1" w:rsidRPr="00DF08D1">
        <w:rPr>
          <w:u w:val="single"/>
        </w:rPr>
        <w:t>high values for S3</w:t>
      </w:r>
      <w:r w:rsidR="00DF08D1">
        <w:t xml:space="preserve">, why does the H-matrix show </w:t>
      </w:r>
      <w:r w:rsidR="001F3BA1">
        <w:rPr>
          <w:u w:val="single"/>
        </w:rPr>
        <w:t>cool colors</w:t>
      </w:r>
      <w:r w:rsidR="00DF08D1" w:rsidRPr="00DF08D1">
        <w:rPr>
          <w:u w:val="single"/>
        </w:rPr>
        <w:t xml:space="preserve"> for </w:t>
      </w:r>
      <w:proofErr w:type="spellStart"/>
      <w:r w:rsidR="00DF08D1" w:rsidRPr="00DF08D1">
        <w:rPr>
          <w:i/>
          <w:iCs/>
          <w:u w:val="single"/>
        </w:rPr>
        <w:t>contactnear</w:t>
      </w:r>
      <w:proofErr w:type="spellEnd"/>
      <w:r w:rsidR="00DF08D1" w:rsidRPr="00DF08D1">
        <w:rPr>
          <w:u w:val="single"/>
        </w:rPr>
        <w:t xml:space="preserve"> for S3</w:t>
      </w:r>
      <w:r w:rsidR="00DF08D1">
        <w:t xml:space="preserve"> (compared to the other signals)?</w:t>
      </w:r>
    </w:p>
  </w:comment>
  <w:comment w:id="72" w:author="Pepin, Jeffrey D" w:date="2020-09-11T04:34:00Z" w:initials="PJD">
    <w:p w14:paraId="4F36B23E" w14:textId="20F5E349" w:rsidR="00706844" w:rsidRDefault="00706844">
      <w:pPr>
        <w:pStyle w:val="CommentText"/>
      </w:pPr>
      <w:r>
        <w:rPr>
          <w:rStyle w:val="CommentReference"/>
        </w:rPr>
        <w:annotationRef/>
      </w:r>
      <w:r>
        <w:t xml:space="preserve">I’m confused by this too. I’d assume a clustering algorithm would’ve assigned </w:t>
      </w:r>
      <w:proofErr w:type="spellStart"/>
      <w:r>
        <w:t>contactnear</w:t>
      </w:r>
      <w:proofErr w:type="spellEnd"/>
      <w:r>
        <w:t xml:space="preserve"> to be associated with cluster A, since S1 has the highest weight for </w:t>
      </w:r>
      <w:proofErr w:type="spellStart"/>
      <w:r>
        <w:t>clusternear</w:t>
      </w:r>
      <w:proofErr w:type="spellEnd"/>
      <w:r>
        <w:t xml:space="preserve"> and cluster A is associated with S1.</w:t>
      </w:r>
    </w:p>
  </w:comment>
  <w:comment w:id="74" w:author="Pepin, Jeffrey D" w:date="2020-09-11T04:43:00Z" w:initials="PJD">
    <w:p w14:paraId="5D1E54C0" w14:textId="37A41BBA" w:rsidR="00545EEC" w:rsidRDefault="00545EEC">
      <w:pPr>
        <w:pStyle w:val="CommentText"/>
      </w:pPr>
      <w:r>
        <w:rPr>
          <w:rStyle w:val="CommentReference"/>
        </w:rPr>
        <w:annotationRef/>
      </w:r>
      <w:proofErr w:type="spellStart"/>
      <w:r>
        <w:t>NMFk</w:t>
      </w:r>
      <w:proofErr w:type="spellEnd"/>
      <w:r>
        <w:t xml:space="preserve"> is a machine learning method. I suggest rephrasing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FA3A85" w15:done="0"/>
  <w15:commentEx w15:paraId="301C9123" w15:done="0"/>
  <w15:commentEx w15:paraId="69C00050" w15:done="0"/>
  <w15:commentEx w15:paraId="7188561A" w15:done="0"/>
  <w15:commentEx w15:paraId="0D26BAA6" w15:done="0"/>
  <w15:commentEx w15:paraId="2FF35BC0" w15:done="0"/>
  <w15:commentEx w15:paraId="5162697B" w15:paraIdParent="2FF35BC0" w15:done="0"/>
  <w15:commentEx w15:paraId="7807CED2" w15:done="0"/>
  <w15:commentEx w15:paraId="21815EBE" w15:done="0"/>
  <w15:commentEx w15:paraId="76678DBA" w15:done="0"/>
  <w15:commentEx w15:paraId="435CBD1F" w15:done="0"/>
  <w15:commentEx w15:paraId="34BD53DF" w15:paraIdParent="435CBD1F" w15:done="0"/>
  <w15:commentEx w15:paraId="20A6F650" w15:done="0"/>
  <w15:commentEx w15:paraId="258D64DC" w15:done="0"/>
  <w15:commentEx w15:paraId="1C97ADF0" w15:done="0"/>
  <w15:commentEx w15:paraId="4A068F7A" w15:done="0"/>
  <w15:commentEx w15:paraId="640B4576" w15:done="0"/>
  <w15:commentEx w15:paraId="23EB5853" w15:done="0"/>
  <w15:commentEx w15:paraId="66B3923A" w15:done="0"/>
  <w15:commentEx w15:paraId="2240379C" w15:done="0"/>
  <w15:commentEx w15:paraId="4F36B23E" w15:paraIdParent="2240379C" w15:done="0"/>
  <w15:commentEx w15:paraId="5D1E54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FA3A85" w16cid:durableId="22F21223"/>
  <w16cid:commentId w16cid:paraId="301C9123" w16cid:durableId="22F21219"/>
  <w16cid:commentId w16cid:paraId="69C00050" w16cid:durableId="2304B404"/>
  <w16cid:commentId w16cid:paraId="7188561A" w16cid:durableId="2304AADB"/>
  <w16cid:commentId w16cid:paraId="0D26BAA6" w16cid:durableId="2304AF94"/>
  <w16cid:commentId w16cid:paraId="2FF35BC0" w16cid:durableId="22F0A476"/>
  <w16cid:commentId w16cid:paraId="5162697B" w16cid:durableId="2304B2AA"/>
  <w16cid:commentId w16cid:paraId="7807CED2" w16cid:durableId="2304B2F0"/>
  <w16cid:commentId w16cid:paraId="21815EBE" w16cid:durableId="2304B59F"/>
  <w16cid:commentId w16cid:paraId="76678DBA" w16cid:durableId="230571B4"/>
  <w16cid:commentId w16cid:paraId="435CBD1F" w16cid:durableId="22EE5743"/>
  <w16cid:commentId w16cid:paraId="34BD53DF" w16cid:durableId="2304C2D5"/>
  <w16cid:commentId w16cid:paraId="20A6F650" w16cid:durableId="23056F26"/>
  <w16cid:commentId w16cid:paraId="258D64DC" w16cid:durableId="230575B1"/>
  <w16cid:commentId w16cid:paraId="1C97ADF0" w16cid:durableId="23057DAC"/>
  <w16cid:commentId w16cid:paraId="4A068F7A" w16cid:durableId="230578F8"/>
  <w16cid:commentId w16cid:paraId="640B4576" w16cid:durableId="23057A24"/>
  <w16cid:commentId w16cid:paraId="23EB5853" w16cid:durableId="23057A43"/>
  <w16cid:commentId w16cid:paraId="66B3923A" w16cid:durableId="23057BEC"/>
  <w16cid:commentId w16cid:paraId="2240379C" w16cid:durableId="22F0BCD6"/>
  <w16cid:commentId w16cid:paraId="4F36B23E" w16cid:durableId="23057CE9"/>
  <w16cid:commentId w16cid:paraId="5D1E54C0" w16cid:durableId="23057E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50F1B"/>
    <w:multiLevelType w:val="hybridMultilevel"/>
    <w:tmpl w:val="30E87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1A4B33"/>
    <w:multiLevelType w:val="hybridMultilevel"/>
    <w:tmpl w:val="2F3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pin, Jeffrey D">
    <w15:presenceInfo w15:providerId="AD" w15:userId="S::jpepin@usgs.gov::b5fbbb11-5e60-4ce8-b16a-44e26988dcf3"/>
  </w15:person>
  <w15:person w15:author="Siler, Drew Lorenz">
    <w15:presenceInfo w15:providerId="None" w15:userId="Siler, Drew Lor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B"/>
    <w:rsid w:val="00032D9B"/>
    <w:rsid w:val="00035139"/>
    <w:rsid w:val="00085F9E"/>
    <w:rsid w:val="000A3901"/>
    <w:rsid w:val="000C3670"/>
    <w:rsid w:val="000F0B66"/>
    <w:rsid w:val="00124CAF"/>
    <w:rsid w:val="00127C7F"/>
    <w:rsid w:val="001540AF"/>
    <w:rsid w:val="00173114"/>
    <w:rsid w:val="001B493E"/>
    <w:rsid w:val="001F3BA1"/>
    <w:rsid w:val="00263926"/>
    <w:rsid w:val="00274004"/>
    <w:rsid w:val="00296525"/>
    <w:rsid w:val="002D2C75"/>
    <w:rsid w:val="002F56D2"/>
    <w:rsid w:val="00312C64"/>
    <w:rsid w:val="003146B4"/>
    <w:rsid w:val="00343A0F"/>
    <w:rsid w:val="003445B0"/>
    <w:rsid w:val="003A19B3"/>
    <w:rsid w:val="003A2AB9"/>
    <w:rsid w:val="003C75F5"/>
    <w:rsid w:val="00494B79"/>
    <w:rsid w:val="004D659F"/>
    <w:rsid w:val="00530B7D"/>
    <w:rsid w:val="00545EEC"/>
    <w:rsid w:val="005748BD"/>
    <w:rsid w:val="005D08C2"/>
    <w:rsid w:val="005D1949"/>
    <w:rsid w:val="005E6F1D"/>
    <w:rsid w:val="005F6866"/>
    <w:rsid w:val="00650A57"/>
    <w:rsid w:val="00706844"/>
    <w:rsid w:val="00714974"/>
    <w:rsid w:val="00777675"/>
    <w:rsid w:val="008D6032"/>
    <w:rsid w:val="008D610E"/>
    <w:rsid w:val="00910098"/>
    <w:rsid w:val="00917E8F"/>
    <w:rsid w:val="00965E66"/>
    <w:rsid w:val="00A347A3"/>
    <w:rsid w:val="00AD1689"/>
    <w:rsid w:val="00B11D33"/>
    <w:rsid w:val="00B37533"/>
    <w:rsid w:val="00BB5D53"/>
    <w:rsid w:val="00BC5F89"/>
    <w:rsid w:val="00BF72EE"/>
    <w:rsid w:val="00C17D41"/>
    <w:rsid w:val="00C566F5"/>
    <w:rsid w:val="00C90319"/>
    <w:rsid w:val="00CB22E9"/>
    <w:rsid w:val="00DA0E13"/>
    <w:rsid w:val="00DA13BF"/>
    <w:rsid w:val="00DA49D8"/>
    <w:rsid w:val="00DD0DF5"/>
    <w:rsid w:val="00DF08D1"/>
    <w:rsid w:val="00E06AAA"/>
    <w:rsid w:val="00E440C7"/>
    <w:rsid w:val="00ED3EDF"/>
    <w:rsid w:val="00ED4B66"/>
    <w:rsid w:val="00EF3AC4"/>
    <w:rsid w:val="00FD1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4BB1"/>
  <w15:chartTrackingRefBased/>
  <w15:docId w15:val="{66BA7235-3AB0-4D51-BD6C-32DD858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A3"/>
    <w:pPr>
      <w:jc w:val="both"/>
    </w:pPr>
  </w:style>
  <w:style w:type="paragraph" w:styleId="Heading1">
    <w:name w:val="heading 1"/>
    <w:basedOn w:val="Normal"/>
    <w:next w:val="Normal"/>
    <w:link w:val="Heading1Char"/>
    <w:uiPriority w:val="9"/>
    <w:qFormat/>
    <w:rsid w:val="00032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D9B"/>
    <w:rPr>
      <w:rFonts w:ascii="Segoe UI" w:hAnsi="Segoe UI" w:cs="Segoe UI"/>
      <w:sz w:val="18"/>
      <w:szCs w:val="18"/>
    </w:rPr>
  </w:style>
  <w:style w:type="character" w:customStyle="1" w:styleId="Heading1Char">
    <w:name w:val="Heading 1 Char"/>
    <w:basedOn w:val="DefaultParagraphFont"/>
    <w:link w:val="Heading1"/>
    <w:uiPriority w:val="9"/>
    <w:rsid w:val="00032D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2D9B"/>
    <w:pPr>
      <w:ind w:left="720"/>
      <w:contextualSpacing/>
    </w:pPr>
  </w:style>
  <w:style w:type="character" w:customStyle="1" w:styleId="Heading2Char">
    <w:name w:val="Heading 2 Char"/>
    <w:basedOn w:val="DefaultParagraphFont"/>
    <w:link w:val="Heading2"/>
    <w:uiPriority w:val="9"/>
    <w:rsid w:val="00032D9B"/>
    <w:rPr>
      <w:rFonts w:asciiTheme="majorHAnsi" w:eastAsiaTheme="majorEastAsia" w:hAnsiTheme="majorHAnsi" w:cstheme="majorBidi"/>
      <w:color w:val="2F5496" w:themeColor="accent1" w:themeShade="BF"/>
      <w:sz w:val="26"/>
      <w:szCs w:val="26"/>
    </w:rPr>
  </w:style>
  <w:style w:type="paragraph" w:customStyle="1" w:styleId="FIgureCaption">
    <w:name w:val="FIgureCaption"/>
    <w:basedOn w:val="Normal"/>
    <w:link w:val="FIgureCaptionChar"/>
    <w:qFormat/>
    <w:rsid w:val="00032D9B"/>
    <w:pPr>
      <w:spacing w:before="240" w:after="0" w:line="240" w:lineRule="auto"/>
    </w:pPr>
    <w:rPr>
      <w:rFonts w:eastAsia="Times New Roman" w:cstheme="minorHAnsi"/>
      <w:i/>
      <w:iCs/>
      <w:color w:val="000000"/>
      <w:sz w:val="24"/>
      <w:szCs w:val="24"/>
    </w:rPr>
  </w:style>
  <w:style w:type="character" w:customStyle="1" w:styleId="Heading3Char">
    <w:name w:val="Heading 3 Char"/>
    <w:basedOn w:val="DefaultParagraphFont"/>
    <w:link w:val="Heading3"/>
    <w:uiPriority w:val="9"/>
    <w:rsid w:val="00032D9B"/>
    <w:rPr>
      <w:rFonts w:asciiTheme="majorHAnsi" w:eastAsiaTheme="majorEastAsia" w:hAnsiTheme="majorHAnsi" w:cstheme="majorBidi"/>
      <w:color w:val="1F3763" w:themeColor="accent1" w:themeShade="7F"/>
      <w:sz w:val="24"/>
      <w:szCs w:val="24"/>
    </w:rPr>
  </w:style>
  <w:style w:type="character" w:customStyle="1" w:styleId="FIgureCaptionChar">
    <w:name w:val="FIgureCaption Char"/>
    <w:basedOn w:val="DefaultParagraphFont"/>
    <w:link w:val="FIgureCaption"/>
    <w:rsid w:val="00032D9B"/>
    <w:rPr>
      <w:rFonts w:eastAsia="Times New Roman" w:cstheme="minorHAnsi"/>
      <w:i/>
      <w:iCs/>
      <w:color w:val="000000"/>
      <w:sz w:val="24"/>
      <w:szCs w:val="24"/>
    </w:rPr>
  </w:style>
  <w:style w:type="character" w:styleId="CommentReference">
    <w:name w:val="annotation reference"/>
    <w:basedOn w:val="DefaultParagraphFont"/>
    <w:uiPriority w:val="99"/>
    <w:semiHidden/>
    <w:unhideWhenUsed/>
    <w:rsid w:val="008D6032"/>
    <w:rPr>
      <w:sz w:val="16"/>
      <w:szCs w:val="16"/>
    </w:rPr>
  </w:style>
  <w:style w:type="paragraph" w:styleId="CommentText">
    <w:name w:val="annotation text"/>
    <w:basedOn w:val="Normal"/>
    <w:link w:val="CommentTextChar"/>
    <w:uiPriority w:val="99"/>
    <w:semiHidden/>
    <w:unhideWhenUsed/>
    <w:rsid w:val="008D6032"/>
    <w:pPr>
      <w:spacing w:line="240" w:lineRule="auto"/>
    </w:pPr>
    <w:rPr>
      <w:sz w:val="20"/>
      <w:szCs w:val="20"/>
    </w:rPr>
  </w:style>
  <w:style w:type="character" w:customStyle="1" w:styleId="CommentTextChar">
    <w:name w:val="Comment Text Char"/>
    <w:basedOn w:val="DefaultParagraphFont"/>
    <w:link w:val="CommentText"/>
    <w:uiPriority w:val="99"/>
    <w:semiHidden/>
    <w:rsid w:val="008D6032"/>
    <w:rPr>
      <w:sz w:val="20"/>
      <w:szCs w:val="20"/>
    </w:rPr>
  </w:style>
  <w:style w:type="paragraph" w:styleId="CommentSubject">
    <w:name w:val="annotation subject"/>
    <w:basedOn w:val="CommentText"/>
    <w:next w:val="CommentText"/>
    <w:link w:val="CommentSubjectChar"/>
    <w:uiPriority w:val="99"/>
    <w:semiHidden/>
    <w:unhideWhenUsed/>
    <w:rsid w:val="00085F9E"/>
    <w:rPr>
      <w:b/>
      <w:bCs/>
    </w:rPr>
  </w:style>
  <w:style w:type="character" w:customStyle="1" w:styleId="CommentSubjectChar">
    <w:name w:val="Comment Subject Char"/>
    <w:basedOn w:val="CommentTextChar"/>
    <w:link w:val="CommentSubject"/>
    <w:uiPriority w:val="99"/>
    <w:semiHidden/>
    <w:rsid w:val="00085F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yperlink" Target="https://doi.org/10.1130/0091-7613(1996)024%3C1025:FZAAPS%3E2.3.CO;2"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130/G20617.1" TargetMode="Externa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hyperlink" Target="https://doi.org/10.1016/0191-8141(94)90146-5" TargetMode="External"/><Relationship Id="rId25" Type="http://schemas.openxmlformats.org/officeDocument/2006/relationships/hyperlink" Target="https://doi.org/10.1186/s40517-016-0056-6" TargetMode="External"/><Relationship Id="rId2" Type="http://schemas.openxmlformats.org/officeDocument/2006/relationships/numbering" Target="numbering.xml"/><Relationship Id="rId16" Type="http://schemas.openxmlformats.org/officeDocument/2006/relationships/hyperlink" Target="https://gisoftw.blogspot.com/2011/05/3d-point-density-calculation-c-program.html" TargetMode="External"/><Relationship Id="rId20" Type="http://schemas.openxmlformats.org/officeDocument/2006/relationships/hyperlink" Target="https://doi.org/10.1029/2003GL018064"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hyperlink" Target="https://doi.org/10.1130/B31729.1"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i.org/10.1016/0191-8141(91)90033-F"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doi.org/10.2475/08.2006.0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doi.org/10.1016/j.geothermics.2014.10.003"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F9089-863F-42A6-8FA3-F54764598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17</Pages>
  <Words>5512</Words>
  <Characters>31420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Siler, Drew Lorenz</dc:creator>
  <cp:keywords/>
  <dc:description/>
  <cp:lastModifiedBy>Pepin, Jeffrey D</cp:lastModifiedBy>
  <cp:revision>20</cp:revision>
  <dcterms:created xsi:type="dcterms:W3CDTF">2020-09-10T19:28:00Z</dcterms:created>
  <dcterms:modified xsi:type="dcterms:W3CDTF">2020-09-11T10:51:00Z</dcterms:modified>
</cp:coreProperties>
</file>